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D8D5B" w14:textId="0A376C34" w:rsidR="009C2C90" w:rsidRPr="00050CFA" w:rsidRDefault="002772A9" w:rsidP="00740B81">
      <w:pPr>
        <w:pStyle w:val="Title"/>
        <w:ind w:right="-450"/>
        <w:rPr>
          <w:rFonts w:asciiTheme="minorHAnsi" w:hAnsiTheme="minorHAnsi"/>
          <w:sz w:val="52"/>
          <w:szCs w:val="52"/>
        </w:rPr>
      </w:pPr>
      <w:r w:rsidRPr="00050CFA">
        <w:rPr>
          <w:rFonts w:asciiTheme="minorHAnsi" w:hAnsiTheme="minorHAnsi"/>
          <w:sz w:val="52"/>
          <w:szCs w:val="52"/>
        </w:rPr>
        <w:t>MRS</w:t>
      </w:r>
      <w:r w:rsidR="00C80C4B" w:rsidRPr="00050CFA">
        <w:rPr>
          <w:rFonts w:asciiTheme="minorHAnsi" w:hAnsiTheme="minorHAnsi"/>
          <w:sz w:val="52"/>
          <w:szCs w:val="52"/>
        </w:rPr>
        <w:t xml:space="preserve"> / </w:t>
      </w:r>
      <w:r w:rsidRPr="00050CFA">
        <w:rPr>
          <w:rFonts w:asciiTheme="minorHAnsi" w:hAnsiTheme="minorHAnsi"/>
          <w:sz w:val="52"/>
          <w:szCs w:val="52"/>
        </w:rPr>
        <w:t>Spark</w:t>
      </w:r>
      <w:r w:rsidR="00C80C4B" w:rsidRPr="00050CFA">
        <w:rPr>
          <w:rFonts w:asciiTheme="minorHAnsi" w:hAnsiTheme="minorHAnsi"/>
          <w:sz w:val="52"/>
          <w:szCs w:val="52"/>
        </w:rPr>
        <w:t xml:space="preserve"> / </w:t>
      </w:r>
      <w:r w:rsidRPr="00050CFA">
        <w:rPr>
          <w:rFonts w:asciiTheme="minorHAnsi" w:hAnsiTheme="minorHAnsi"/>
          <w:sz w:val="52"/>
          <w:szCs w:val="52"/>
        </w:rPr>
        <w:t>HDI</w:t>
      </w:r>
      <w:r w:rsidR="00923885" w:rsidRPr="00050CFA">
        <w:rPr>
          <w:rFonts w:asciiTheme="minorHAnsi" w:hAnsiTheme="minorHAnsi"/>
          <w:sz w:val="52"/>
          <w:szCs w:val="52"/>
        </w:rPr>
        <w:t>nsight</w:t>
      </w:r>
      <w:r w:rsidRPr="00050CFA">
        <w:rPr>
          <w:rFonts w:asciiTheme="minorHAnsi" w:hAnsiTheme="minorHAnsi"/>
          <w:sz w:val="52"/>
          <w:szCs w:val="52"/>
        </w:rPr>
        <w:t xml:space="preserve"> / </w:t>
      </w:r>
      <w:r w:rsidR="00F54BE5">
        <w:rPr>
          <w:rFonts w:asciiTheme="minorHAnsi" w:hAnsiTheme="minorHAnsi"/>
          <w:sz w:val="52"/>
          <w:szCs w:val="52"/>
        </w:rPr>
        <w:t>AML</w:t>
      </w:r>
      <w:r w:rsidR="00684ADF" w:rsidRPr="00050CFA">
        <w:rPr>
          <w:rFonts w:asciiTheme="minorHAnsi" w:hAnsiTheme="minorHAnsi"/>
          <w:sz w:val="52"/>
          <w:szCs w:val="52"/>
        </w:rPr>
        <w:t xml:space="preserve"> Blob Storage</w:t>
      </w:r>
      <w:r w:rsidR="005C6CEF" w:rsidRPr="00050CFA">
        <w:rPr>
          <w:rFonts w:asciiTheme="minorHAnsi" w:hAnsiTheme="minorHAnsi"/>
          <w:sz w:val="52"/>
          <w:szCs w:val="52"/>
        </w:rPr>
        <w:t xml:space="preserve"> -</w:t>
      </w:r>
      <w:r w:rsidR="00C80C4B" w:rsidRPr="00050CFA">
        <w:rPr>
          <w:rFonts w:asciiTheme="minorHAnsi" w:hAnsiTheme="minorHAnsi"/>
          <w:sz w:val="52"/>
          <w:szCs w:val="52"/>
        </w:rPr>
        <w:t xml:space="preserve"> </w:t>
      </w:r>
      <w:r w:rsidR="008478EC" w:rsidRPr="00050CFA">
        <w:rPr>
          <w:rFonts w:asciiTheme="minorHAnsi" w:hAnsiTheme="minorHAnsi"/>
          <w:sz w:val="52"/>
          <w:szCs w:val="52"/>
        </w:rPr>
        <w:t>Customer Churn Prediction</w:t>
      </w:r>
      <w:r w:rsidR="009C2C90" w:rsidRPr="00050CFA">
        <w:rPr>
          <w:rFonts w:asciiTheme="minorHAnsi" w:hAnsiTheme="minorHAnsi"/>
          <w:sz w:val="52"/>
          <w:szCs w:val="52"/>
        </w:rPr>
        <w:t xml:space="preserve"> </w:t>
      </w:r>
      <w:r w:rsidR="00740B81" w:rsidRPr="00050CFA">
        <w:rPr>
          <w:rFonts w:asciiTheme="minorHAnsi" w:hAnsiTheme="minorHAnsi"/>
          <w:sz w:val="52"/>
          <w:szCs w:val="52"/>
        </w:rPr>
        <w:t>D</w:t>
      </w:r>
      <w:r w:rsidR="009C2C90" w:rsidRPr="00050CFA">
        <w:rPr>
          <w:rFonts w:asciiTheme="minorHAnsi" w:hAnsiTheme="minorHAnsi"/>
          <w:sz w:val="52"/>
          <w:szCs w:val="52"/>
        </w:rPr>
        <w:t>emo</w:t>
      </w:r>
    </w:p>
    <w:p w14:paraId="2EA65695" w14:textId="13355673" w:rsidR="00C80C4B" w:rsidRPr="00050CFA" w:rsidRDefault="00C80C4B" w:rsidP="0093520A">
      <w:pPr>
        <w:pStyle w:val="Title"/>
        <w:rPr>
          <w:rFonts w:asciiTheme="minorHAnsi" w:hAnsiTheme="minorHAnsi"/>
          <w:sz w:val="52"/>
          <w:szCs w:val="52"/>
        </w:rPr>
      </w:pPr>
      <w:r w:rsidRPr="00050CFA">
        <w:rPr>
          <w:rFonts w:asciiTheme="minorHAnsi" w:hAnsiTheme="minorHAnsi"/>
          <w:sz w:val="52"/>
          <w:szCs w:val="52"/>
        </w:rPr>
        <w:t>Instructions</w:t>
      </w:r>
    </w:p>
    <w:p w14:paraId="58416644" w14:textId="165DA0D0" w:rsidR="00937B21" w:rsidRPr="00CE0101" w:rsidRDefault="00050CFA" w:rsidP="0093520A">
      <w:r w:rsidRPr="00CE0101">
        <w:rPr>
          <w:noProof/>
          <w:lang w:eastAsia="zh-CN"/>
        </w:rPr>
        <w:drawing>
          <wp:anchor distT="0" distB="0" distL="114300" distR="114300" simplePos="0" relativeHeight="251660288" behindDoc="0" locked="0" layoutInCell="1" allowOverlap="1" wp14:anchorId="416AF15E" wp14:editId="7F953136">
            <wp:simplePos x="0" y="0"/>
            <wp:positionH relativeFrom="margin">
              <wp:posOffset>3846195</wp:posOffset>
            </wp:positionH>
            <wp:positionV relativeFrom="paragraph">
              <wp:posOffset>170815</wp:posOffset>
            </wp:positionV>
            <wp:extent cx="2573020" cy="1725295"/>
            <wp:effectExtent l="0" t="0" r="0" b="8255"/>
            <wp:wrapThrough wrapText="bothSides">
              <wp:wrapPolygon edited="0">
                <wp:start x="0" y="0"/>
                <wp:lineTo x="0" y="21465"/>
                <wp:lineTo x="21429" y="21465"/>
                <wp:lineTo x="2142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1">
                      <a:extLst>
                        <a:ext uri="{28A0092B-C50C-407E-A947-70E740481C1C}">
                          <a14:useLocalDpi xmlns:a14="http://schemas.microsoft.com/office/drawing/2010/main" val="0"/>
                        </a:ext>
                      </a:extLst>
                    </a:blip>
                    <a:stretch>
                      <a:fillRect/>
                    </a:stretch>
                  </pic:blipFill>
                  <pic:spPr>
                    <a:xfrm>
                      <a:off x="0" y="0"/>
                      <a:ext cx="2573020" cy="1725295"/>
                    </a:xfrm>
                    <a:prstGeom prst="rect">
                      <a:avLst/>
                    </a:prstGeom>
                  </pic:spPr>
                </pic:pic>
              </a:graphicData>
            </a:graphic>
            <wp14:sizeRelH relativeFrom="page">
              <wp14:pctWidth>0</wp14:pctWidth>
            </wp14:sizeRelH>
            <wp14:sizeRelV relativeFrom="page">
              <wp14:pctHeight>0</wp14:pctHeight>
            </wp14:sizeRelV>
          </wp:anchor>
        </w:drawing>
      </w:r>
    </w:p>
    <w:p w14:paraId="1A0EF9F9" w14:textId="6AA5C7CB" w:rsidR="00C80C4B" w:rsidRPr="00CE0101" w:rsidRDefault="00C80C4B" w:rsidP="004814B5">
      <w:r w:rsidRPr="00CE0101">
        <w:t xml:space="preserve">Author: </w:t>
      </w:r>
      <w:r w:rsidR="00C87452" w:rsidRPr="00CE0101">
        <w:t>Min Qiu</w:t>
      </w:r>
      <w:r w:rsidR="004814B5">
        <w:t>,</w:t>
      </w:r>
      <w:r w:rsidR="004814B5" w:rsidRPr="004814B5">
        <w:t xml:space="preserve"> </w:t>
      </w:r>
      <w:r w:rsidR="004814B5" w:rsidRPr="00CE0101">
        <w:t>Katherine Zhao</w:t>
      </w:r>
    </w:p>
    <w:p w14:paraId="36F7A593" w14:textId="072708D8" w:rsidR="00C80C4B" w:rsidRPr="00CE0101" w:rsidRDefault="00C80C4B" w:rsidP="0093520A">
      <w:r w:rsidRPr="00CE0101">
        <w:t xml:space="preserve">Date: </w:t>
      </w:r>
      <w:r w:rsidR="006C1BB1" w:rsidRPr="00CE0101">
        <w:t>May</w:t>
      </w:r>
      <w:r w:rsidRPr="00CE0101">
        <w:t xml:space="preserve"> 2016</w:t>
      </w:r>
    </w:p>
    <w:p w14:paraId="0186F844" w14:textId="16330E1A" w:rsidR="009C2C90" w:rsidRPr="00CE0101" w:rsidRDefault="009C2C90" w:rsidP="00E83E15">
      <w:pPr>
        <w:pStyle w:val="Heading1"/>
        <w:spacing w:before="120" w:after="60" w:line="320" w:lineRule="atLeast"/>
        <w:rPr>
          <w:rFonts w:asciiTheme="minorHAnsi" w:hAnsiTheme="minorHAnsi"/>
        </w:rPr>
      </w:pPr>
      <w:r w:rsidRPr="00CE0101">
        <w:rPr>
          <w:rFonts w:asciiTheme="minorHAnsi" w:hAnsiTheme="minorHAnsi"/>
        </w:rPr>
        <w:t>Introduction</w:t>
      </w:r>
    </w:p>
    <w:p w14:paraId="3C242C2A" w14:textId="77777777" w:rsidR="00B2054C" w:rsidRPr="00B2054C" w:rsidRDefault="004814B5" w:rsidP="00E83E15">
      <w:pPr>
        <w:pStyle w:val="ListParagraph"/>
        <w:numPr>
          <w:ilvl w:val="0"/>
          <w:numId w:val="5"/>
        </w:numPr>
        <w:shd w:val="clear" w:color="auto" w:fill="FFFFFF"/>
        <w:spacing w:before="120" w:after="100" w:afterAutospacing="1" w:line="320" w:lineRule="atLeast"/>
        <w:rPr>
          <w:rFonts w:eastAsia="Times New Roman" w:cs="Helvetica"/>
          <w:color w:val="333333"/>
          <w:lang w:eastAsia="zh-CN"/>
        </w:rPr>
      </w:pPr>
      <w:r w:rsidRPr="00B2054C">
        <w:rPr>
          <w:rFonts w:eastAsia="Times New Roman" w:cs="Helvetica"/>
          <w:b/>
          <w:bCs/>
          <w:color w:val="333333"/>
          <w:lang w:eastAsia="zh-CN"/>
        </w:rPr>
        <w:t>Architecture</w:t>
      </w:r>
    </w:p>
    <w:p w14:paraId="1AC6234B" w14:textId="07C21820" w:rsidR="004814B5" w:rsidRPr="00B2054C" w:rsidRDefault="007813F4" w:rsidP="00E83E15">
      <w:pPr>
        <w:pStyle w:val="ListParagraph"/>
        <w:numPr>
          <w:ilvl w:val="0"/>
          <w:numId w:val="5"/>
        </w:numPr>
        <w:shd w:val="clear" w:color="auto" w:fill="FFFFFF"/>
        <w:spacing w:before="100" w:beforeAutospacing="1" w:after="120" w:line="320" w:lineRule="atLeast"/>
        <w:rPr>
          <w:rFonts w:eastAsia="Times New Roman" w:cs="Helvetica"/>
          <w:color w:val="333333"/>
          <w:lang w:eastAsia="zh-CN"/>
        </w:rPr>
      </w:pPr>
      <w:r w:rsidRPr="00B2054C">
        <w:rPr>
          <w:rFonts w:eastAsia="Times New Roman" w:cs="Helvetica"/>
          <w:b/>
          <w:bCs/>
          <w:color w:val="333333"/>
          <w:lang w:eastAsia="zh-CN"/>
        </w:rPr>
        <w:t>Prerequisites</w:t>
      </w:r>
    </w:p>
    <w:p w14:paraId="56DD29AA" w14:textId="5F39D3D3" w:rsidR="000C2147" w:rsidRPr="006B638C" w:rsidRDefault="000C2147" w:rsidP="00E83E15">
      <w:pPr>
        <w:pStyle w:val="Heading1"/>
        <w:spacing w:before="120" w:line="320" w:lineRule="atLeast"/>
        <w:rPr>
          <w:rFonts w:asciiTheme="minorHAnsi" w:hAnsiTheme="minorHAnsi"/>
        </w:rPr>
      </w:pPr>
      <w:r w:rsidRPr="006B638C">
        <w:rPr>
          <w:rFonts w:asciiTheme="minorHAnsi" w:hAnsiTheme="minorHAnsi"/>
        </w:rPr>
        <w:t>Demo Setup Instructions</w:t>
      </w:r>
    </w:p>
    <w:p w14:paraId="1933C644" w14:textId="1C41D5B5" w:rsidR="004814B5" w:rsidRDefault="004814B5" w:rsidP="00E83E15">
      <w:pPr>
        <w:pStyle w:val="Heading1"/>
        <w:spacing w:before="120" w:line="320" w:lineRule="atLeast"/>
        <w:rPr>
          <w:rFonts w:asciiTheme="minorHAnsi" w:hAnsiTheme="minorHAnsi"/>
        </w:rPr>
      </w:pPr>
      <w:r w:rsidRPr="004814B5">
        <w:rPr>
          <w:rFonts w:asciiTheme="minorHAnsi" w:hAnsiTheme="minorHAnsi"/>
        </w:rPr>
        <w:t>De</w:t>
      </w:r>
      <w:r w:rsidR="00AC5486">
        <w:rPr>
          <w:rFonts w:asciiTheme="minorHAnsi" w:hAnsiTheme="minorHAnsi"/>
        </w:rPr>
        <w:t>mo</w:t>
      </w:r>
      <w:r w:rsidRPr="004814B5">
        <w:rPr>
          <w:rFonts w:asciiTheme="minorHAnsi" w:hAnsiTheme="minorHAnsi"/>
        </w:rPr>
        <w:t xml:space="preserve"> Instructions</w:t>
      </w:r>
    </w:p>
    <w:p w14:paraId="75991E80" w14:textId="73A687DD" w:rsidR="00753E9D" w:rsidRDefault="00753E9D" w:rsidP="00E83E15">
      <w:pPr>
        <w:pStyle w:val="Heading1"/>
        <w:spacing w:before="120" w:line="320" w:lineRule="atLeast"/>
        <w:rPr>
          <w:rFonts w:asciiTheme="minorHAnsi" w:hAnsiTheme="minorHAnsi"/>
        </w:rPr>
      </w:pPr>
      <w:r w:rsidRPr="004814B5">
        <w:rPr>
          <w:rFonts w:asciiTheme="minorHAnsi" w:hAnsiTheme="minorHAnsi"/>
        </w:rPr>
        <w:t>De</w:t>
      </w:r>
      <w:r>
        <w:rPr>
          <w:rFonts w:asciiTheme="minorHAnsi" w:hAnsiTheme="minorHAnsi"/>
        </w:rPr>
        <w:t>mo Workthrough</w:t>
      </w:r>
    </w:p>
    <w:p w14:paraId="7249E9C7" w14:textId="134FB91A" w:rsidR="004814B5" w:rsidRPr="004814B5" w:rsidRDefault="00A92B09" w:rsidP="00E83E15">
      <w:pPr>
        <w:numPr>
          <w:ilvl w:val="0"/>
          <w:numId w:val="5"/>
        </w:numPr>
        <w:spacing w:before="120"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1: </w:t>
      </w:r>
      <w:r>
        <w:rPr>
          <w:rFonts w:eastAsia="Times New Roman" w:cs="Helvetica"/>
          <w:b/>
          <w:bCs/>
          <w:color w:val="333333"/>
          <w:lang w:eastAsia="zh-CN"/>
        </w:rPr>
        <w:t>Upload sample data and reference using H</w:t>
      </w:r>
      <w:r w:rsidR="000D5C01">
        <w:rPr>
          <w:rFonts w:eastAsia="Times New Roman" w:cs="Helvetica"/>
          <w:b/>
          <w:bCs/>
          <w:color w:val="333333"/>
          <w:lang w:eastAsia="zh-CN"/>
        </w:rPr>
        <w:t>ADOOP</w:t>
      </w:r>
    </w:p>
    <w:p w14:paraId="189A77A6" w14:textId="7483458A" w:rsidR="004814B5" w:rsidRPr="00401CFC" w:rsidRDefault="004814B5" w:rsidP="00E83E15">
      <w:pPr>
        <w:numPr>
          <w:ilvl w:val="0"/>
          <w:numId w:val="5"/>
        </w:numPr>
        <w:spacing w:before="100" w:beforeAutospacing="1" w:after="100" w:afterAutospacing="1" w:line="320" w:lineRule="atLeast"/>
        <w:rPr>
          <w:rFonts w:eastAsia="Times New Roman" w:cs="Helvetica"/>
          <w:b/>
          <w:bCs/>
          <w:color w:val="333333"/>
          <w:lang w:eastAsia="zh-CN"/>
        </w:rPr>
      </w:pPr>
      <w:r w:rsidRPr="00FE239A">
        <w:rPr>
          <w:rFonts w:eastAsia="Times New Roman" w:cs="Helvetica"/>
          <w:b/>
          <w:bCs/>
          <w:color w:val="333333"/>
          <w:lang w:eastAsia="zh-CN"/>
        </w:rPr>
        <w:t xml:space="preserve">Step 2: </w:t>
      </w:r>
      <w:r w:rsidR="00EE6B75" w:rsidRPr="00401CFC">
        <w:rPr>
          <w:rFonts w:eastAsia="Times New Roman" w:cs="Helvetica"/>
          <w:b/>
          <w:bCs/>
          <w:color w:val="333333"/>
          <w:lang w:eastAsia="zh-CN"/>
        </w:rPr>
        <w:t>Create hive tables using HIVE</w:t>
      </w:r>
    </w:p>
    <w:p w14:paraId="3019BBF2" w14:textId="77777777" w:rsidR="00EE6B75" w:rsidRPr="00EE6B75" w:rsidRDefault="004814B5" w:rsidP="00E83E15">
      <w:pPr>
        <w:numPr>
          <w:ilvl w:val="0"/>
          <w:numId w:val="5"/>
        </w:numPr>
        <w:spacing w:before="100" w:beforeAutospacing="1"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3: </w:t>
      </w:r>
      <w:r w:rsidR="00EE6B75" w:rsidRPr="00401CFC">
        <w:rPr>
          <w:rFonts w:eastAsia="Times New Roman" w:cs="Helvetica"/>
          <w:b/>
          <w:bCs/>
          <w:color w:val="333333"/>
          <w:lang w:eastAsia="zh-CN"/>
        </w:rPr>
        <w:t xml:space="preserve">Partition sample data </w:t>
      </w:r>
      <w:r w:rsidR="00EE6B75" w:rsidRPr="00401CFC">
        <w:rPr>
          <w:rFonts w:eastAsia="Times New Roman" w:cs="Helvetica" w:hint="eastAsia"/>
          <w:b/>
          <w:bCs/>
          <w:color w:val="333333"/>
          <w:lang w:eastAsia="zh-CN"/>
        </w:rPr>
        <w:t>using</w:t>
      </w:r>
      <w:r w:rsidR="00EE6B75" w:rsidRPr="00401CFC">
        <w:rPr>
          <w:rFonts w:eastAsia="Times New Roman" w:cs="Helvetica"/>
          <w:b/>
          <w:bCs/>
          <w:color w:val="333333"/>
          <w:lang w:eastAsia="zh-CN"/>
        </w:rPr>
        <w:t xml:space="preserve"> HIVE</w:t>
      </w:r>
      <w:r w:rsidR="00EE6B75" w:rsidRPr="00FE239A">
        <w:rPr>
          <w:rFonts w:eastAsia="Times New Roman" w:cs="Helvetica"/>
          <w:b/>
          <w:bCs/>
          <w:color w:val="333333"/>
          <w:lang w:eastAsia="zh-CN"/>
        </w:rPr>
        <w:t xml:space="preserve"> </w:t>
      </w:r>
    </w:p>
    <w:p w14:paraId="3BF774C2" w14:textId="5E6CDA9C" w:rsidR="00EE6B75" w:rsidRPr="00EE6B75"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Step 4: Feature Engineering</w:t>
      </w:r>
      <w:r w:rsidR="003D3E68">
        <w:rPr>
          <w:rFonts w:eastAsia="Times New Roman" w:cs="Helvetica"/>
          <w:b/>
          <w:bCs/>
          <w:color w:val="333333"/>
          <w:lang w:eastAsia="zh-CN"/>
        </w:rPr>
        <w:t xml:space="preserve"> Train data</w:t>
      </w:r>
      <w:r w:rsidR="000D5C01">
        <w:rPr>
          <w:rFonts w:eastAsia="Times New Roman" w:cs="Helvetica"/>
          <w:b/>
          <w:bCs/>
          <w:color w:val="333333"/>
          <w:lang w:eastAsia="zh-CN"/>
        </w:rPr>
        <w:t xml:space="preserve"> using SPARK</w:t>
      </w:r>
    </w:p>
    <w:p w14:paraId="78ECD49F" w14:textId="3ABFCAF8" w:rsidR="004814B5" w:rsidRPr="003D3E68"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5: </w:t>
      </w:r>
      <w:r w:rsidR="004814B5" w:rsidRPr="00FE239A">
        <w:rPr>
          <w:rFonts w:eastAsia="Times New Roman" w:cs="Helvetica"/>
          <w:b/>
          <w:bCs/>
          <w:color w:val="333333"/>
          <w:lang w:eastAsia="zh-CN"/>
        </w:rPr>
        <w:t>Train and Persist Model</w:t>
      </w:r>
      <w:r w:rsidR="000D5C01">
        <w:rPr>
          <w:rFonts w:eastAsia="Times New Roman" w:cs="Helvetica"/>
          <w:b/>
          <w:bCs/>
          <w:color w:val="333333"/>
          <w:lang w:eastAsia="zh-CN"/>
        </w:rPr>
        <w:t xml:space="preserve"> using MRS with SPARK</w:t>
      </w:r>
    </w:p>
    <w:p w14:paraId="4A1CE30B" w14:textId="219F3838" w:rsidR="003D3E68" w:rsidRPr="00EE6B75" w:rsidRDefault="003D3E68"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6: Feature Engineering all data </w:t>
      </w:r>
      <w:r w:rsidR="000D5C01">
        <w:rPr>
          <w:rFonts w:eastAsia="Times New Roman" w:cs="Helvetica"/>
          <w:b/>
          <w:bCs/>
          <w:color w:val="333333"/>
          <w:lang w:eastAsia="zh-CN"/>
        </w:rPr>
        <w:t>using SPARK</w:t>
      </w:r>
    </w:p>
    <w:p w14:paraId="5CE9D621" w14:textId="5F9D08E6" w:rsidR="00FE239A" w:rsidRPr="00AC2F75" w:rsidRDefault="004814B5" w:rsidP="00E83E15">
      <w:pPr>
        <w:numPr>
          <w:ilvl w:val="0"/>
          <w:numId w:val="5"/>
        </w:numPr>
        <w:spacing w:before="100" w:beforeAutospacing="1" w:after="100" w:afterAutospacing="1" w:line="320" w:lineRule="atLeast"/>
        <w:rPr>
          <w:rFonts w:eastAsia="Times New Roman" w:cs="Helvetica"/>
          <w:b/>
          <w:bCs/>
          <w:color w:val="333333"/>
          <w:lang w:eastAsia="zh-CN"/>
          <w:rPrChange w:id="0" w:author="Min Qiu" w:date="2016-06-17T11:12:00Z">
            <w:rPr>
              <w:rFonts w:eastAsiaTheme="majorEastAsia" w:cstheme="majorBidi"/>
              <w:color w:val="2E74B5" w:themeColor="accent1" w:themeShade="BF"/>
              <w:sz w:val="32"/>
              <w:szCs w:val="32"/>
            </w:rPr>
          </w:rPrChange>
        </w:rPr>
      </w:pPr>
      <w:r w:rsidRPr="00FE239A">
        <w:rPr>
          <w:rFonts w:eastAsia="Times New Roman" w:cs="Helvetica"/>
          <w:b/>
          <w:bCs/>
          <w:color w:val="333333"/>
          <w:lang w:eastAsia="zh-CN"/>
        </w:rPr>
        <w:t xml:space="preserve">Step </w:t>
      </w:r>
      <w:r w:rsidR="003D3E68">
        <w:rPr>
          <w:rFonts w:eastAsia="Times New Roman" w:cs="Helvetica"/>
          <w:b/>
          <w:bCs/>
          <w:color w:val="333333"/>
          <w:lang w:eastAsia="zh-CN"/>
        </w:rPr>
        <w:t>7</w:t>
      </w:r>
      <w:r w:rsidRPr="00FE239A">
        <w:rPr>
          <w:rFonts w:eastAsia="Times New Roman" w:cs="Helvetica"/>
          <w:b/>
          <w:bCs/>
          <w:color w:val="333333"/>
          <w:lang w:eastAsia="zh-CN"/>
        </w:rPr>
        <w:t>: Score Model</w:t>
      </w:r>
      <w:r w:rsidR="000D5C01">
        <w:rPr>
          <w:rFonts w:eastAsia="Times New Roman" w:cs="Helvetica"/>
          <w:b/>
          <w:bCs/>
          <w:color w:val="333333"/>
          <w:lang w:eastAsia="zh-CN"/>
        </w:rPr>
        <w:t xml:space="preserve"> using MRS with SPARK</w:t>
      </w:r>
    </w:p>
    <w:p w14:paraId="4AC4208A" w14:textId="6B865BD6" w:rsidR="00AC2F75" w:rsidRPr="00AC2F75" w:rsidRDefault="000D5C01">
      <w:pPr>
        <w:numPr>
          <w:ilvl w:val="0"/>
          <w:numId w:val="5"/>
        </w:numPr>
        <w:spacing w:before="100" w:beforeAutospacing="1" w:after="100" w:afterAutospacing="1" w:line="320" w:lineRule="atLeast"/>
        <w:rPr>
          <w:ins w:id="1" w:author="Min Qiu" w:date="2016-06-17T11:11:00Z"/>
          <w:rFonts w:eastAsia="Times New Roman" w:cs="Helvetica"/>
          <w:b/>
          <w:bCs/>
          <w:color w:val="333333"/>
          <w:lang w:eastAsia="zh-CN"/>
          <w:rPrChange w:id="2" w:author="Min Qiu" w:date="2016-06-17T11:12:00Z">
            <w:rPr>
              <w:ins w:id="3" w:author="Min Qiu" w:date="2016-06-17T11:11:00Z"/>
              <w:rFonts w:eastAsiaTheme="majorEastAsia" w:cstheme="majorBidi"/>
              <w:color w:val="2E74B5" w:themeColor="accent1" w:themeShade="BF"/>
              <w:sz w:val="32"/>
              <w:szCs w:val="32"/>
            </w:rPr>
          </w:rPrChange>
        </w:rPr>
        <w:pPrChange w:id="4" w:author="Min Qiu" w:date="2016-06-17T11:12:00Z">
          <w:pPr>
            <w:numPr>
              <w:numId w:val="5"/>
            </w:numPr>
            <w:tabs>
              <w:tab w:val="num" w:pos="720"/>
            </w:tabs>
            <w:spacing w:before="100" w:beforeAutospacing="1" w:after="120" w:line="320" w:lineRule="atLeast"/>
            <w:ind w:left="720" w:hanging="360"/>
          </w:pPr>
        </w:pPrChange>
      </w:pPr>
      <w:r>
        <w:rPr>
          <w:rFonts w:eastAsia="Times New Roman" w:cs="Helvetica"/>
          <w:b/>
          <w:bCs/>
          <w:color w:val="333333"/>
          <w:lang w:eastAsia="zh-CN"/>
        </w:rPr>
        <w:t xml:space="preserve">Step 8: </w:t>
      </w:r>
      <w:r w:rsidR="006D6069">
        <w:rPr>
          <w:rFonts w:eastAsia="Times New Roman" w:cs="Helvetica"/>
          <w:b/>
          <w:bCs/>
          <w:color w:val="333333"/>
          <w:lang w:eastAsia="zh-CN"/>
        </w:rPr>
        <w:t>Deploy AML web service for lookup using MRS</w:t>
      </w:r>
    </w:p>
    <w:p w14:paraId="1C7E00CE" w14:textId="219F9C07" w:rsidR="00AC2F75" w:rsidRPr="00AC2F75" w:rsidRDefault="00AC2F75">
      <w:pPr>
        <w:numPr>
          <w:ilvl w:val="0"/>
          <w:numId w:val="5"/>
        </w:numPr>
        <w:spacing w:before="100" w:beforeAutospacing="1" w:after="100" w:afterAutospacing="1" w:line="320" w:lineRule="atLeast"/>
        <w:rPr>
          <w:rFonts w:eastAsia="Times New Roman" w:cs="Helvetica"/>
          <w:b/>
          <w:bCs/>
          <w:color w:val="333333"/>
          <w:lang w:eastAsia="zh-CN"/>
          <w:rPrChange w:id="5" w:author="Min Qiu" w:date="2016-06-17T11:12:00Z">
            <w:rPr>
              <w:rFonts w:eastAsiaTheme="majorEastAsia" w:cstheme="majorBidi"/>
              <w:color w:val="2E74B5" w:themeColor="accent1" w:themeShade="BF"/>
              <w:sz w:val="32"/>
              <w:szCs w:val="32"/>
            </w:rPr>
          </w:rPrChange>
        </w:rPr>
        <w:pPrChange w:id="6" w:author="Min Qiu" w:date="2016-06-17T11:12:00Z">
          <w:pPr>
            <w:numPr>
              <w:numId w:val="5"/>
            </w:numPr>
            <w:tabs>
              <w:tab w:val="num" w:pos="720"/>
            </w:tabs>
            <w:spacing w:before="100" w:beforeAutospacing="1" w:after="120" w:line="320" w:lineRule="atLeast"/>
            <w:ind w:left="720" w:hanging="360"/>
          </w:pPr>
        </w:pPrChange>
      </w:pPr>
      <w:ins w:id="7" w:author="Min Qiu" w:date="2016-06-17T11:11:00Z">
        <w:r w:rsidRPr="00AC2F75">
          <w:rPr>
            <w:rFonts w:eastAsia="Times New Roman" w:cs="Helvetica"/>
            <w:b/>
            <w:bCs/>
            <w:color w:val="333333"/>
            <w:lang w:eastAsia="zh-CN"/>
            <w:rPrChange w:id="8" w:author="Min Qiu" w:date="2016-06-17T11:12:00Z">
              <w:rPr>
                <w:rFonts w:eastAsiaTheme="majorEastAsia" w:cstheme="majorBidi"/>
                <w:color w:val="2E74B5" w:themeColor="accent1" w:themeShade="BF"/>
                <w:sz w:val="32"/>
                <w:szCs w:val="32"/>
              </w:rPr>
            </w:rPrChange>
          </w:rPr>
          <w:t xml:space="preserve">Step 9: </w:t>
        </w:r>
      </w:ins>
      <w:ins w:id="9" w:author="Min Qiu" w:date="2016-06-17T11:12:00Z">
        <w:r>
          <w:rPr>
            <w:rFonts w:eastAsia="Times New Roman" w:cs="Helvetica"/>
            <w:b/>
            <w:bCs/>
            <w:color w:val="333333"/>
            <w:lang w:eastAsia="zh-CN"/>
          </w:rPr>
          <w:t>Joseph’s Mart to using AML web service</w:t>
        </w:r>
      </w:ins>
    </w:p>
    <w:p w14:paraId="32B90877" w14:textId="69D67AE7" w:rsidR="00FE239A" w:rsidRPr="00B47DC0" w:rsidRDefault="004814B5" w:rsidP="00E83E15">
      <w:pPr>
        <w:pStyle w:val="Heading1"/>
        <w:spacing w:before="120" w:line="320" w:lineRule="atLeast"/>
        <w:rPr>
          <w:rFonts w:asciiTheme="minorHAnsi" w:hAnsiTheme="minorHAnsi"/>
        </w:rPr>
      </w:pPr>
      <w:r w:rsidRPr="00B47DC0">
        <w:rPr>
          <w:rFonts w:asciiTheme="minorHAnsi" w:hAnsiTheme="minorHAnsi"/>
        </w:rPr>
        <w:t>Visualization</w:t>
      </w:r>
    </w:p>
    <w:p w14:paraId="6435D8AA" w14:textId="02533D91" w:rsidR="008C0487" w:rsidRPr="008C0487" w:rsidRDefault="008C0487" w:rsidP="00E83E15">
      <w:pPr>
        <w:numPr>
          <w:ilvl w:val="0"/>
          <w:numId w:val="5"/>
        </w:numPr>
        <w:spacing w:before="120" w:after="0" w:line="320" w:lineRule="atLeast"/>
        <w:rPr>
          <w:rFonts w:eastAsia="Times New Roman" w:cs="Helvetica"/>
          <w:b/>
          <w:bCs/>
          <w:color w:val="333333"/>
          <w:lang w:eastAsia="zh-CN"/>
        </w:rPr>
      </w:pPr>
      <w:r w:rsidRPr="008C0487">
        <w:rPr>
          <w:rFonts w:eastAsia="Times New Roman" w:cs="Helvetica"/>
          <w:b/>
          <w:bCs/>
          <w:color w:val="333333"/>
          <w:lang w:eastAsia="zh-CN"/>
        </w:rPr>
        <w:t>Visualization using POWER BI desktop</w:t>
      </w:r>
    </w:p>
    <w:p w14:paraId="6525EE01" w14:textId="77777777" w:rsidR="00E83E15" w:rsidRPr="00E83E15" w:rsidRDefault="008C0487" w:rsidP="0073589D">
      <w:pPr>
        <w:numPr>
          <w:ilvl w:val="0"/>
          <w:numId w:val="5"/>
        </w:numPr>
        <w:spacing w:before="120" w:beforeAutospacing="1" w:after="100" w:afterAutospacing="1" w:line="320" w:lineRule="atLeast"/>
        <w:rPr>
          <w:rFonts w:eastAsiaTheme="majorEastAsia" w:cstheme="majorBidi"/>
          <w:color w:val="2E74B5" w:themeColor="accent1" w:themeShade="BF"/>
          <w:sz w:val="32"/>
          <w:szCs w:val="32"/>
        </w:rPr>
      </w:pPr>
      <w:r w:rsidRPr="00E83E15">
        <w:rPr>
          <w:rFonts w:eastAsia="Times New Roman" w:cs="Helvetica"/>
          <w:b/>
          <w:bCs/>
          <w:color w:val="333333"/>
          <w:lang w:eastAsia="zh-CN"/>
        </w:rPr>
        <w:t>Visualization using POWER BI online with SPARK</w:t>
      </w:r>
    </w:p>
    <w:p w14:paraId="0471F553" w14:textId="07288A8C" w:rsidR="004814B5" w:rsidRDefault="004814B5" w:rsidP="00E83E15">
      <w:pPr>
        <w:spacing w:before="120" w:beforeAutospacing="1" w:after="100" w:afterAutospacing="1" w:line="320" w:lineRule="atLeast"/>
        <w:rPr>
          <w:ins w:id="10" w:author="Min Qiu" w:date="2016-06-17T11:07:00Z"/>
          <w:rFonts w:eastAsiaTheme="majorEastAsia" w:cstheme="majorBidi"/>
          <w:color w:val="2E74B5" w:themeColor="accent1" w:themeShade="BF"/>
          <w:sz w:val="32"/>
          <w:szCs w:val="32"/>
        </w:rPr>
      </w:pPr>
      <w:r w:rsidRPr="00E83E15">
        <w:rPr>
          <w:rFonts w:eastAsiaTheme="majorEastAsia" w:cstheme="majorBidi"/>
          <w:color w:val="2E74B5" w:themeColor="accent1" w:themeShade="BF"/>
          <w:sz w:val="32"/>
          <w:szCs w:val="32"/>
        </w:rPr>
        <w:t>Cleanup</w:t>
      </w:r>
    </w:p>
    <w:p w14:paraId="3957D9AA" w14:textId="32267E19" w:rsidR="00306BBD" w:rsidRDefault="00306BBD" w:rsidP="00E83E15">
      <w:pPr>
        <w:spacing w:before="120" w:beforeAutospacing="1" w:after="100" w:afterAutospacing="1" w:line="320" w:lineRule="atLeast"/>
        <w:rPr>
          <w:ins w:id="11" w:author="Min Qiu" w:date="2016-06-17T11:07:00Z"/>
          <w:rFonts w:eastAsiaTheme="majorEastAsia" w:cstheme="majorBidi"/>
          <w:color w:val="2E74B5" w:themeColor="accent1" w:themeShade="BF"/>
          <w:sz w:val="32"/>
          <w:szCs w:val="32"/>
        </w:rPr>
      </w:pPr>
    </w:p>
    <w:p w14:paraId="09C04560" w14:textId="77777777" w:rsidR="00306BBD" w:rsidRPr="00E83E15" w:rsidRDefault="00306BBD" w:rsidP="00E83E15">
      <w:pPr>
        <w:spacing w:before="120" w:beforeAutospacing="1" w:after="100" w:afterAutospacing="1" w:line="320" w:lineRule="atLeast"/>
        <w:rPr>
          <w:rFonts w:eastAsiaTheme="majorEastAsia" w:cstheme="majorBidi"/>
          <w:color w:val="2E74B5" w:themeColor="accent1" w:themeShade="BF"/>
          <w:sz w:val="32"/>
          <w:szCs w:val="32"/>
        </w:rPr>
      </w:pPr>
    </w:p>
    <w:p w14:paraId="23E1AC32" w14:textId="6B4E4E4C" w:rsidR="00D34471" w:rsidRPr="00CE0101" w:rsidRDefault="000159FC" w:rsidP="00D34471">
      <w:pPr>
        <w:pStyle w:val="Heading1"/>
        <w:spacing w:after="100" w:afterAutospacing="1" w:line="240" w:lineRule="auto"/>
        <w:rPr>
          <w:rFonts w:asciiTheme="minorHAnsi" w:hAnsiTheme="minorHAnsi"/>
        </w:rPr>
      </w:pPr>
      <w:r>
        <w:rPr>
          <w:rFonts w:asciiTheme="minorHAnsi" w:hAnsiTheme="minorHAnsi"/>
        </w:rPr>
        <w:lastRenderedPageBreak/>
        <w:t>INTRODUCTION</w:t>
      </w:r>
    </w:p>
    <w:p w14:paraId="3D0FB7A5" w14:textId="4DF2F626" w:rsidR="004814B5" w:rsidRDefault="00D34471" w:rsidP="00BC0FF8">
      <w:pPr>
        <w:rPr>
          <w:rFonts w:cs="Helvetica"/>
          <w:color w:val="333333"/>
          <w:sz w:val="24"/>
          <w:szCs w:val="24"/>
          <w:shd w:val="clear" w:color="auto" w:fill="FFFFFF"/>
        </w:rPr>
      </w:pPr>
      <w:r w:rsidRPr="004132ED">
        <w:rPr>
          <w:rFonts w:cs="Helvetica"/>
          <w:color w:val="333333"/>
          <w:sz w:val="24"/>
          <w:szCs w:val="24"/>
          <w:shd w:val="clear" w:color="auto" w:fill="FFFFFF"/>
        </w:rPr>
        <w:t>This demo demonstrates how to use</w:t>
      </w:r>
      <w:r w:rsidRPr="004132ED">
        <w:rPr>
          <w:rStyle w:val="apple-converted-space"/>
          <w:rFonts w:cs="Helvetica"/>
          <w:color w:val="333333"/>
          <w:sz w:val="24"/>
          <w:szCs w:val="24"/>
          <w:shd w:val="clear" w:color="auto" w:fill="FFFFFF"/>
        </w:rPr>
        <w:t> </w:t>
      </w:r>
      <w:hyperlink r:id="rId12" w:history="1">
        <w:r w:rsidRPr="004132ED">
          <w:rPr>
            <w:rStyle w:val="Hyperlink"/>
            <w:rFonts w:cs="Helvetica"/>
            <w:color w:val="4078C0"/>
            <w:sz w:val="24"/>
            <w:szCs w:val="24"/>
            <w:shd w:val="clear" w:color="auto" w:fill="FFFFFF"/>
          </w:rPr>
          <w:t>Microsoft R Server</w:t>
        </w:r>
      </w:hyperlink>
      <w:r w:rsidRPr="004132ED">
        <w:rPr>
          <w:rFonts w:cs="Helvetica"/>
          <w:color w:val="333333"/>
          <w:sz w:val="24"/>
          <w:szCs w:val="24"/>
          <w:shd w:val="clear" w:color="auto" w:fill="FFFFFF"/>
        </w:rPr>
        <w:t>,</w:t>
      </w:r>
      <w:r w:rsidRPr="004132ED">
        <w:rPr>
          <w:rStyle w:val="apple-converted-space"/>
          <w:rFonts w:cs="Helvetica"/>
          <w:color w:val="333333"/>
          <w:sz w:val="24"/>
          <w:szCs w:val="24"/>
          <w:shd w:val="clear" w:color="auto" w:fill="FFFFFF"/>
        </w:rPr>
        <w:t> </w:t>
      </w:r>
      <w:hyperlink r:id="rId13" w:history="1">
        <w:r w:rsidRPr="004132ED">
          <w:rPr>
            <w:rStyle w:val="Hyperlink"/>
            <w:rFonts w:cs="Helvetica"/>
            <w:color w:val="4078C0"/>
            <w:sz w:val="24"/>
            <w:szCs w:val="24"/>
            <w:shd w:val="clear" w:color="auto" w:fill="FFFFFF"/>
          </w:rPr>
          <w:t>Azure HDInsight with R on Linux</w:t>
        </w:r>
      </w:hyperlink>
      <w:r w:rsidRPr="004132ED">
        <w:rPr>
          <w:rFonts w:cs="Helvetica"/>
          <w:color w:val="333333"/>
          <w:sz w:val="24"/>
          <w:szCs w:val="24"/>
          <w:shd w:val="clear" w:color="auto" w:fill="FFFFFF"/>
        </w:rPr>
        <w:t xml:space="preserve">, </w:t>
      </w:r>
      <w:hyperlink r:id="rId14" w:history="1">
        <w:r w:rsidR="00A565C2" w:rsidRPr="00CA4E76">
          <w:rPr>
            <w:rStyle w:val="Hyperlink"/>
            <w:rFonts w:cs="Helvetica"/>
            <w:color w:val="4078C0"/>
            <w:sz w:val="24"/>
            <w:szCs w:val="24"/>
            <w:shd w:val="clear" w:color="auto" w:fill="FFFFFF"/>
          </w:rPr>
          <w:t>Azure Machine Learning</w:t>
        </w:r>
      </w:hyperlink>
      <w:r w:rsidR="00A565C2">
        <w:rPr>
          <w:rFonts w:cs="Helvetica"/>
          <w:color w:val="333333"/>
          <w:sz w:val="24"/>
          <w:szCs w:val="24"/>
          <w:shd w:val="clear" w:color="auto" w:fill="FFFFFF"/>
        </w:rPr>
        <w:t xml:space="preserve">, </w:t>
      </w:r>
      <w:r w:rsidRPr="004132ED">
        <w:rPr>
          <w:rFonts w:cs="Helvetica"/>
          <w:color w:val="333333"/>
          <w:sz w:val="24"/>
          <w:szCs w:val="24"/>
          <w:shd w:val="clear" w:color="auto" w:fill="FFFFFF"/>
        </w:rPr>
        <w:t xml:space="preserve">Spark, Scala, Hive, etc. to build an end-to-end, cloud solution for </w:t>
      </w:r>
      <w:r w:rsidR="00237071">
        <w:rPr>
          <w:rFonts w:cs="Helvetica"/>
          <w:color w:val="333333"/>
          <w:sz w:val="24"/>
          <w:szCs w:val="24"/>
          <w:shd w:val="clear" w:color="auto" w:fill="FFFFFF"/>
        </w:rPr>
        <w:t xml:space="preserve">Retail </w:t>
      </w:r>
      <w:r w:rsidRPr="004132ED">
        <w:rPr>
          <w:rFonts w:cs="Helvetica"/>
          <w:color w:val="333333"/>
          <w:sz w:val="24"/>
          <w:szCs w:val="24"/>
          <w:shd w:val="clear" w:color="auto" w:fill="FFFFFF"/>
        </w:rPr>
        <w:t>Customer Churn. The demo attempts to simulate the real-world use case of data placement/storage, feature engineering, model retraining, prediction, and visualization.</w:t>
      </w:r>
    </w:p>
    <w:p w14:paraId="1B0A1C16" w14:textId="77777777" w:rsidR="00795BCC" w:rsidRDefault="00795BCC" w:rsidP="00795BCC">
      <w:pPr>
        <w:spacing w:after="0" w:line="240" w:lineRule="auto"/>
        <w:textAlignment w:val="center"/>
        <w:rPr>
          <w:rFonts w:eastAsia="Times New Roman" w:cstheme="majorBidi"/>
          <w:color w:val="2E74B5" w:themeColor="accent1" w:themeShade="BF"/>
          <w:sz w:val="32"/>
          <w:szCs w:val="32"/>
        </w:rPr>
      </w:pPr>
    </w:p>
    <w:p w14:paraId="0901D343" w14:textId="78B7CE01" w:rsidR="004132ED" w:rsidRPr="00795BCC" w:rsidRDefault="00A67A83" w:rsidP="00BC0FF8">
      <w:pPr>
        <w:pStyle w:val="Heading2"/>
      </w:pPr>
      <w:r w:rsidRPr="00795BCC">
        <w:t>A</w:t>
      </w:r>
      <w:r w:rsidR="00795BCC">
        <w:t>rchitecture</w:t>
      </w:r>
    </w:p>
    <w:p w14:paraId="4EE873CA" w14:textId="592497A3" w:rsidR="004132ED" w:rsidRPr="004132ED" w:rsidRDefault="004B4F14" w:rsidP="00C74841">
      <w:pPr>
        <w:jc w:val="center"/>
      </w:pPr>
      <w:r w:rsidRPr="004B4F14">
        <w:rPr>
          <w:noProof/>
          <w:lang w:eastAsia="zh-CN"/>
        </w:rPr>
        <w:drawing>
          <wp:inline distT="0" distB="0" distL="0" distR="0" wp14:anchorId="6BDA22CD" wp14:editId="4C2627D1">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14:paraId="6637E2B9" w14:textId="77777777" w:rsidR="004132ED" w:rsidRPr="004132ED" w:rsidRDefault="004132ED" w:rsidP="004132ED">
      <w:pPr>
        <w:rPr>
          <w:highlight w:val="yellow"/>
        </w:rPr>
      </w:pPr>
    </w:p>
    <w:p w14:paraId="49EB05AA" w14:textId="2FF9284A" w:rsidR="001C6253" w:rsidRPr="00A67A83" w:rsidRDefault="00795BCC" w:rsidP="007B4A82">
      <w:pPr>
        <w:pStyle w:val="Heading2"/>
        <w:rPr>
          <w:rFonts w:asciiTheme="minorHAnsi" w:hAnsiTheme="minorHAnsi"/>
        </w:rPr>
      </w:pPr>
      <w:r w:rsidRPr="007B4A82">
        <w:t>Prerequisites</w:t>
      </w:r>
    </w:p>
    <w:p w14:paraId="6B7D41C7" w14:textId="77777777" w:rsidR="00DC0875" w:rsidRPr="00DC0875" w:rsidRDefault="00344232" w:rsidP="00086FE7">
      <w:pPr>
        <w:pStyle w:val="Heading3"/>
        <w:numPr>
          <w:ilvl w:val="0"/>
          <w:numId w:val="18"/>
        </w:numPr>
        <w:rPr>
          <w:rStyle w:val="apple-converted-space"/>
        </w:rPr>
      </w:pPr>
      <w:r w:rsidRPr="002A6D33">
        <w:rPr>
          <w:rStyle w:val="Strong"/>
          <w:rFonts w:cs="Helvetica"/>
          <w:color w:val="333333"/>
          <w:shd w:val="clear" w:color="auto" w:fill="FFFFFF"/>
        </w:rPr>
        <w:t>Subscription requirements</w:t>
      </w:r>
      <w:r>
        <w:rPr>
          <w:rStyle w:val="Strong"/>
          <w:rFonts w:ascii="Helvetica" w:hAnsi="Helvetica" w:cs="Helvetica"/>
          <w:color w:val="333333"/>
          <w:shd w:val="clear" w:color="auto" w:fill="FFFFFF"/>
        </w:rPr>
        <w:t>.</w:t>
      </w:r>
      <w:r>
        <w:rPr>
          <w:rStyle w:val="apple-converted-space"/>
          <w:rFonts w:ascii="Helvetica" w:hAnsi="Helvetica" w:cs="Helvetica"/>
          <w:color w:val="333333"/>
          <w:shd w:val="clear" w:color="auto" w:fill="FFFFFF"/>
        </w:rPr>
        <w:t> </w:t>
      </w:r>
    </w:p>
    <w:p w14:paraId="4D399617" w14:textId="4C2967BB" w:rsidR="00BE05AD" w:rsidRPr="00DC0875" w:rsidRDefault="00344232" w:rsidP="00F12D03">
      <w:pPr>
        <w:ind w:left="720"/>
        <w:rPr>
          <w:shd w:val="clear" w:color="auto" w:fill="FFFFFF"/>
        </w:rPr>
      </w:pPr>
      <w:r w:rsidRPr="00DC0875">
        <w:rPr>
          <w:shd w:val="clear" w:color="auto" w:fill="FFFFFF"/>
        </w:rPr>
        <w:t>An Azure subscription: Before you begin, you must have an Azure subscription that have access to Azure HDInsight, Azure Blob Storage, etc. See Get</w:t>
      </w:r>
      <w:r w:rsidRPr="00DC0875">
        <w:t> </w:t>
      </w:r>
      <w:hyperlink r:id="rId16" w:history="1">
        <w:r w:rsidRPr="00DC0875">
          <w:t>Azure free trial</w:t>
        </w:r>
      </w:hyperlink>
      <w:r w:rsidRPr="00DC0875">
        <w:t> </w:t>
      </w:r>
      <w:r w:rsidRPr="00DC0875">
        <w:rPr>
          <w:shd w:val="clear" w:color="auto" w:fill="FFFFFF"/>
        </w:rPr>
        <w:t>for more information.</w:t>
      </w:r>
      <w:r w:rsidR="00B43E59" w:rsidRPr="00DC0875">
        <w:rPr>
          <w:shd w:val="clear" w:color="auto" w:fill="FFFFFF"/>
        </w:rPr>
        <w:t xml:space="preserve"> </w:t>
      </w:r>
    </w:p>
    <w:p w14:paraId="1EF1AB45" w14:textId="77777777" w:rsidR="00DC0875" w:rsidRPr="00DC0875" w:rsidRDefault="000C263F" w:rsidP="00086FE7">
      <w:pPr>
        <w:pStyle w:val="Heading3"/>
        <w:numPr>
          <w:ilvl w:val="0"/>
          <w:numId w:val="18"/>
        </w:numPr>
        <w:rPr>
          <w:rStyle w:val="apple-converted-space"/>
        </w:rPr>
      </w:pPr>
      <w:r>
        <w:rPr>
          <w:rStyle w:val="Strong"/>
          <w:rFonts w:cs="Helvetica"/>
          <w:color w:val="333333"/>
          <w:shd w:val="clear" w:color="auto" w:fill="FFFFFF"/>
        </w:rPr>
        <w:t>PowerBI</w:t>
      </w:r>
      <w:r w:rsidR="002A6D33" w:rsidRPr="002A6D33">
        <w:rPr>
          <w:rStyle w:val="Strong"/>
          <w:rFonts w:cs="Helvetica"/>
          <w:color w:val="333333"/>
          <w:shd w:val="clear" w:color="auto" w:fill="FFFFFF"/>
        </w:rPr>
        <w:t>.</w:t>
      </w:r>
      <w:r w:rsidR="002A6D33">
        <w:rPr>
          <w:rStyle w:val="apple-converted-space"/>
          <w:rFonts w:ascii="Helvetica" w:hAnsi="Helvetica" w:cs="Helvetica"/>
          <w:color w:val="333333"/>
          <w:shd w:val="clear" w:color="auto" w:fill="FFFFFF"/>
        </w:rPr>
        <w:t> </w:t>
      </w:r>
    </w:p>
    <w:p w14:paraId="40484551" w14:textId="279875F3" w:rsidR="004130DF" w:rsidRDefault="002A6D33" w:rsidP="00DC0875">
      <w:pPr>
        <w:ind w:firstLine="720"/>
      </w:pPr>
      <w:r w:rsidRPr="002A6D33">
        <w:rPr>
          <w:color w:val="333333"/>
          <w:shd w:val="clear" w:color="auto" w:fill="FFFFFF"/>
        </w:rPr>
        <w:t>You need an account for PowerBI. An account could be gotten from</w:t>
      </w:r>
      <w:r>
        <w:rPr>
          <w:rStyle w:val="apple-converted-space"/>
          <w:rFonts w:ascii="Helvetica" w:hAnsi="Helvetica" w:cs="Helvetica"/>
          <w:color w:val="333333"/>
          <w:shd w:val="clear" w:color="auto" w:fill="FFFFFF"/>
        </w:rPr>
        <w:t> </w:t>
      </w:r>
      <w:hyperlink r:id="rId17" w:history="1">
        <w:r w:rsidRPr="00983DD3">
          <w:rPr>
            <w:rStyle w:val="Hyperlink"/>
            <w:rFonts w:cs="Helvetica"/>
            <w:color w:val="4078C0"/>
            <w:u w:val="none"/>
            <w:shd w:val="clear" w:color="auto" w:fill="FFFFFF"/>
          </w:rPr>
          <w:t>here</w:t>
        </w:r>
      </w:hyperlink>
      <w:r w:rsidR="00983DD3">
        <w:t>.</w:t>
      </w:r>
    </w:p>
    <w:p w14:paraId="351936C7" w14:textId="4CCBFBA8" w:rsidR="000C263F" w:rsidRPr="000C263F" w:rsidRDefault="000C263F" w:rsidP="000C263F">
      <w:pPr>
        <w:pStyle w:val="ListParagraph"/>
        <w:numPr>
          <w:ilvl w:val="1"/>
          <w:numId w:val="2"/>
        </w:numPr>
        <w:tabs>
          <w:tab w:val="left" w:pos="4269"/>
        </w:tabs>
        <w:rPr>
          <w:rStyle w:val="Strong"/>
          <w:b w:val="0"/>
          <w:bCs w:val="0"/>
        </w:rPr>
      </w:pPr>
      <w:r>
        <w:rPr>
          <w:rStyle w:val="Strong"/>
          <w:rFonts w:cs="Helvetica"/>
          <w:color w:val="333333"/>
          <w:shd w:val="clear" w:color="auto" w:fill="FFFFFF"/>
        </w:rPr>
        <w:t>Online:</w:t>
      </w:r>
      <w:ins w:id="12" w:author="Katherine Zhao" w:date="2016-06-15T17:14:00Z">
        <w:r w:rsidR="00507E2A" w:rsidRPr="00507E2A">
          <w:rPr>
            <w:rStyle w:val="Strong"/>
            <w:rFonts w:cs="Helvetica"/>
            <w:b w:val="0"/>
            <w:color w:val="333333"/>
            <w:shd w:val="clear" w:color="auto" w:fill="FFFFFF"/>
          </w:rPr>
          <w:t xml:space="preserve"> </w:t>
        </w:r>
        <w:commentRangeStart w:id="13"/>
        <w:r w:rsidR="00507E2A">
          <w:rPr>
            <w:rStyle w:val="Strong"/>
            <w:rFonts w:cs="Helvetica"/>
            <w:b w:val="0"/>
            <w:color w:val="333333"/>
            <w:shd w:val="clear" w:color="auto" w:fill="FFFFFF"/>
          </w:rPr>
          <w:t xml:space="preserve">access PowerBI online </w:t>
        </w:r>
        <w:r w:rsidR="00507E2A" w:rsidRPr="00871155">
          <w:rPr>
            <w:rStyle w:val="Hyperlink"/>
            <w:bCs/>
            <w:color w:val="4078C0"/>
            <w:u w:val="none"/>
          </w:rPr>
          <w:fldChar w:fldCharType="begin"/>
        </w:r>
        <w:r w:rsidR="00507E2A" w:rsidRPr="00871155">
          <w:rPr>
            <w:rStyle w:val="Hyperlink"/>
            <w:bCs/>
            <w:color w:val="4078C0"/>
            <w:u w:val="none"/>
          </w:rPr>
          <w:instrText xml:space="preserve"> HYPERLINK "https://powerbi.microsoft.com/" </w:instrText>
        </w:r>
        <w:r w:rsidR="00507E2A" w:rsidRPr="00871155">
          <w:rPr>
            <w:rStyle w:val="Hyperlink"/>
            <w:bCs/>
            <w:color w:val="4078C0"/>
            <w:u w:val="none"/>
          </w:rPr>
          <w:fldChar w:fldCharType="separate"/>
        </w:r>
        <w:r w:rsidR="00507E2A" w:rsidRPr="00871155">
          <w:rPr>
            <w:rStyle w:val="Hyperlink"/>
            <w:rFonts w:cs="Helvetica"/>
            <w:color w:val="4078C0"/>
            <w:u w:val="none"/>
            <w:shd w:val="clear" w:color="auto" w:fill="FFFFFF"/>
          </w:rPr>
          <w:t>here</w:t>
        </w:r>
        <w:r w:rsidR="00507E2A" w:rsidRPr="00871155">
          <w:rPr>
            <w:rStyle w:val="Hyperlink"/>
            <w:bCs/>
            <w:color w:val="4078C0"/>
            <w:u w:val="none"/>
          </w:rPr>
          <w:fldChar w:fldCharType="end"/>
        </w:r>
        <w:commentRangeEnd w:id="13"/>
        <w:r w:rsidR="00507E2A">
          <w:rPr>
            <w:rStyle w:val="CommentReference"/>
          </w:rPr>
          <w:commentReference w:id="13"/>
        </w:r>
      </w:ins>
    </w:p>
    <w:p w14:paraId="2BF2B104" w14:textId="0306368B" w:rsidR="000C263F" w:rsidRDefault="000C263F" w:rsidP="000C263F">
      <w:pPr>
        <w:pStyle w:val="ListParagraph"/>
        <w:numPr>
          <w:ilvl w:val="1"/>
          <w:numId w:val="2"/>
        </w:numPr>
        <w:tabs>
          <w:tab w:val="left" w:pos="4269"/>
        </w:tabs>
      </w:pPr>
      <w:r>
        <w:rPr>
          <w:rStyle w:val="Strong"/>
          <w:rFonts w:cs="Helvetica"/>
          <w:color w:val="333333"/>
          <w:shd w:val="clear" w:color="auto" w:fill="FFFFFF"/>
        </w:rPr>
        <w:t>Desktop:</w:t>
      </w:r>
      <w:r w:rsidR="00784613">
        <w:rPr>
          <w:rStyle w:val="Strong"/>
          <w:rFonts w:cs="Helvetica"/>
          <w:color w:val="333333"/>
          <w:shd w:val="clear" w:color="auto" w:fill="FFFFFF"/>
        </w:rPr>
        <w:t xml:space="preserve"> </w:t>
      </w:r>
      <w:r w:rsidR="00784613" w:rsidRPr="00784613">
        <w:rPr>
          <w:rFonts w:cs="Helvetica"/>
          <w:color w:val="333333"/>
          <w:shd w:val="clear" w:color="auto" w:fill="FFFFFF"/>
        </w:rPr>
        <w:t>download and install PowerBI Desktop</w:t>
      </w:r>
      <w:r w:rsidR="00784613">
        <w:rPr>
          <w:rStyle w:val="Strong"/>
          <w:rFonts w:cs="Helvetica"/>
          <w:color w:val="333333"/>
          <w:shd w:val="clear" w:color="auto" w:fill="FFFFFF"/>
        </w:rPr>
        <w:t xml:space="preserve"> </w:t>
      </w:r>
      <w:hyperlink r:id="rId20" w:history="1">
        <w:r w:rsidR="00784613" w:rsidRPr="00A66D9D">
          <w:rPr>
            <w:rStyle w:val="Hyperlink"/>
            <w:rFonts w:cs="Helvetica"/>
            <w:color w:val="4078C0"/>
            <w:u w:val="none"/>
            <w:shd w:val="clear" w:color="auto" w:fill="FFFFFF"/>
          </w:rPr>
          <w:t>here</w:t>
        </w:r>
      </w:hyperlink>
      <w:r w:rsidR="00784613">
        <w:rPr>
          <w:rStyle w:val="Strong"/>
          <w:rFonts w:cs="Helvetica"/>
          <w:color w:val="333333"/>
          <w:shd w:val="clear" w:color="auto" w:fill="FFFFFF"/>
        </w:rPr>
        <w:t xml:space="preserve"> </w:t>
      </w:r>
    </w:p>
    <w:p w14:paraId="0B46E446" w14:textId="17A4F752" w:rsidR="002A6D33" w:rsidRPr="002A6D33" w:rsidRDefault="002A6D33" w:rsidP="00086FE7">
      <w:pPr>
        <w:pStyle w:val="Heading3"/>
        <w:numPr>
          <w:ilvl w:val="0"/>
          <w:numId w:val="18"/>
        </w:numPr>
        <w:rPr>
          <w:rStyle w:val="Strong"/>
          <w:b w:val="0"/>
          <w:bCs w:val="0"/>
        </w:rPr>
      </w:pPr>
      <w:r w:rsidRPr="002A6D33">
        <w:rPr>
          <w:rStyle w:val="Strong"/>
          <w:rFonts w:cs="Helvetica"/>
          <w:color w:val="333333"/>
          <w:shd w:val="clear" w:color="auto" w:fill="FFFFFF"/>
        </w:rPr>
        <w:t>Windows side requirements.</w:t>
      </w:r>
    </w:p>
    <w:p w14:paraId="2EB0C587" w14:textId="322895D9" w:rsidR="002A6D33" w:rsidRDefault="002A6D33" w:rsidP="00E10887">
      <w:pPr>
        <w:pStyle w:val="ListParagraph"/>
        <w:numPr>
          <w:ilvl w:val="1"/>
          <w:numId w:val="2"/>
        </w:numPr>
        <w:tabs>
          <w:tab w:val="left" w:pos="4269"/>
        </w:tabs>
      </w:pPr>
      <w:r w:rsidRPr="002A6D33">
        <w:rPr>
          <w:rFonts w:cs="Helvetica"/>
          <w:color w:val="333333"/>
          <w:shd w:val="clear" w:color="auto" w:fill="FFFFFF"/>
        </w:rPr>
        <w:t xml:space="preserve">A Secure Shell (SSH) client: An SSH client is used to remotely connect to the HDInsight cluster and run commands directly on the cluster. Linux, Unix, and OS X systems provide an SSH client through the </w:t>
      </w:r>
      <w:r w:rsidR="00B42E6B">
        <w:rPr>
          <w:rFonts w:cs="Helvetica"/>
          <w:color w:val="333333"/>
          <w:shd w:val="clear" w:color="auto" w:fill="FFFFFF"/>
        </w:rPr>
        <w:t xml:space="preserve">SSH </w:t>
      </w:r>
      <w:r w:rsidRPr="002A6D33">
        <w:rPr>
          <w:rFonts w:cs="Helvetica"/>
          <w:color w:val="333333"/>
          <w:shd w:val="clear" w:color="auto" w:fill="FFFFFF"/>
        </w:rPr>
        <w:t>command. For Windows systems, we recommend</w:t>
      </w:r>
      <w:r>
        <w:rPr>
          <w:rStyle w:val="apple-converted-space"/>
          <w:rFonts w:ascii="Helvetica" w:hAnsi="Helvetica" w:cs="Helvetica"/>
          <w:color w:val="333333"/>
          <w:shd w:val="clear" w:color="auto" w:fill="FFFFFF"/>
        </w:rPr>
        <w:t> </w:t>
      </w:r>
      <w:hyperlink r:id="rId21" w:history="1">
        <w:r w:rsidRPr="00983DD3">
          <w:rPr>
            <w:rStyle w:val="Hyperlink"/>
            <w:rFonts w:cs="Helvetica"/>
            <w:color w:val="4078C0"/>
            <w:u w:val="none"/>
            <w:shd w:val="clear" w:color="auto" w:fill="FFFFFF"/>
          </w:rPr>
          <w:t>PuTTY</w:t>
        </w:r>
      </w:hyperlink>
      <w:r>
        <w:rPr>
          <w:rFonts w:ascii="Helvetica" w:hAnsi="Helvetica" w:cs="Helvetica"/>
          <w:color w:val="333333"/>
          <w:shd w:val="clear" w:color="auto" w:fill="FFFFFF"/>
        </w:rPr>
        <w:t>.</w:t>
      </w:r>
    </w:p>
    <w:p w14:paraId="47B14938" w14:textId="4D1D8D66" w:rsidR="004130DF" w:rsidRDefault="00634215" w:rsidP="00E10887">
      <w:pPr>
        <w:pStyle w:val="ListParagraph"/>
        <w:numPr>
          <w:ilvl w:val="1"/>
          <w:numId w:val="2"/>
        </w:numPr>
        <w:tabs>
          <w:tab w:val="left" w:pos="4269"/>
        </w:tabs>
      </w:pPr>
      <w:r w:rsidRPr="00634215">
        <w:rPr>
          <w:rFonts w:cs="Helvetica"/>
          <w:color w:val="333333"/>
          <w:shd w:val="clear" w:color="auto" w:fill="FFFFFF"/>
        </w:rPr>
        <w:lastRenderedPageBreak/>
        <w:t>(OPTIONAL) A SCP client: For Windows, we recommend</w:t>
      </w:r>
      <w:r>
        <w:rPr>
          <w:rStyle w:val="apple-converted-space"/>
          <w:rFonts w:ascii="Helvetica" w:hAnsi="Helvetica" w:cs="Helvetica"/>
          <w:color w:val="333333"/>
          <w:shd w:val="clear" w:color="auto" w:fill="FFFFFF"/>
        </w:rPr>
        <w:t> </w:t>
      </w:r>
      <w:hyperlink r:id="rId22" w:history="1">
        <w:r w:rsidRPr="00983DD3">
          <w:rPr>
            <w:rStyle w:val="Hyperlink"/>
            <w:rFonts w:cs="Helvetica"/>
            <w:color w:val="4078C0"/>
            <w:u w:val="none"/>
            <w:shd w:val="clear" w:color="auto" w:fill="FFFFFF"/>
          </w:rPr>
          <w:t>WinSCP</w:t>
        </w:r>
      </w:hyperlink>
      <w:r w:rsidR="00983DD3">
        <w:t>.</w:t>
      </w:r>
    </w:p>
    <w:p w14:paraId="01C656BB" w14:textId="485513B7" w:rsidR="00DF013A" w:rsidRPr="00DF013A" w:rsidRDefault="00DF013A" w:rsidP="00E10887">
      <w:pPr>
        <w:pStyle w:val="ListParagraph"/>
        <w:numPr>
          <w:ilvl w:val="1"/>
          <w:numId w:val="2"/>
        </w:numPr>
        <w:tabs>
          <w:tab w:val="left" w:pos="4269"/>
        </w:tabs>
      </w:pPr>
      <w:r>
        <w:rPr>
          <w:rFonts w:cs="Helvetica"/>
          <w:color w:val="333333"/>
          <w:shd w:val="clear" w:color="auto" w:fill="FFFFFF"/>
        </w:rPr>
        <w:t>Visual Studio with Azure SDK</w:t>
      </w:r>
      <w:r w:rsidR="00D60136">
        <w:rPr>
          <w:rFonts w:cs="Helvetica"/>
          <w:color w:val="333333"/>
          <w:shd w:val="clear" w:color="auto" w:fill="FFFFFF"/>
        </w:rPr>
        <w:t xml:space="preserve">. Please install Visual Studio, Azure SDK by following the step 1 in this instruction </w:t>
      </w:r>
      <w:hyperlink r:id="rId23" w:history="1">
        <w:r w:rsidR="00D60136" w:rsidRPr="00D60136">
          <w:rPr>
            <w:rStyle w:val="Hyperlink"/>
            <w:rFonts w:cs="Helvetica"/>
            <w:color w:val="4078C0"/>
            <w:u w:val="none"/>
            <w:shd w:val="clear" w:color="auto" w:fill="FFFFFF"/>
          </w:rPr>
          <w:t>here</w:t>
        </w:r>
      </w:hyperlink>
    </w:p>
    <w:p w14:paraId="34BD0DC7" w14:textId="77777777" w:rsidR="00DC0875" w:rsidRDefault="00595FA9" w:rsidP="00086FE7">
      <w:pPr>
        <w:pStyle w:val="Heading3"/>
        <w:numPr>
          <w:ilvl w:val="0"/>
          <w:numId w:val="18"/>
        </w:numPr>
        <w:rPr>
          <w:rStyle w:val="apple-converted-space"/>
          <w:rFonts w:ascii="Helvetica" w:hAnsi="Helvetica" w:cs="Helvetica"/>
          <w:color w:val="333333"/>
        </w:rPr>
      </w:pPr>
      <w:r w:rsidRPr="00595FA9">
        <w:rPr>
          <w:rStyle w:val="Strong"/>
          <w:rFonts w:cs="Helvetica"/>
          <w:color w:val="333333"/>
          <w:shd w:val="clear" w:color="auto" w:fill="FFFFFF"/>
        </w:rPr>
        <w:t>HDInsight Cluster on Linux with R Server</w:t>
      </w:r>
      <w:r>
        <w:rPr>
          <w:rStyle w:val="apple-converted-space"/>
          <w:rFonts w:ascii="Helvetica" w:hAnsi="Helvetica" w:cs="Helvetica"/>
          <w:color w:val="333333"/>
        </w:rPr>
        <w:t xml:space="preserve">. </w:t>
      </w:r>
    </w:p>
    <w:p w14:paraId="47CAEF6D" w14:textId="446D6B60" w:rsidR="00595FA9" w:rsidRDefault="00595FA9" w:rsidP="00DC0875">
      <w:pPr>
        <w:rPr>
          <w:rFonts w:ascii="Helvetica" w:hAnsi="Helvetica"/>
        </w:rPr>
      </w:pPr>
      <w:r w:rsidRPr="00595FA9">
        <w:t>First, you need a HDInsight Cluster on Linux with R Server to deploy in order to run this demo.</w:t>
      </w:r>
    </w:p>
    <w:p w14:paraId="5DD44AB6" w14:textId="7BDE4D0F" w:rsidR="00093F42" w:rsidRDefault="00595FA9" w:rsidP="00E10887">
      <w:pPr>
        <w:pStyle w:val="ListParagraph"/>
        <w:numPr>
          <w:ilvl w:val="1"/>
          <w:numId w:val="2"/>
        </w:numPr>
        <w:tabs>
          <w:tab w:val="left" w:pos="4269"/>
        </w:tabs>
        <w:rPr>
          <w:rFonts w:cs="Helvetica"/>
          <w:color w:val="333333"/>
        </w:rPr>
      </w:pPr>
      <w:r w:rsidRPr="00595FA9">
        <w:rPr>
          <w:rFonts w:cs="Helvetica"/>
          <w:color w:val="333333"/>
        </w:rPr>
        <w:t>Deploy an HDInsight cluster running Linux with R Server (with Azu</w:t>
      </w:r>
      <w:r w:rsidR="00706FAE">
        <w:rPr>
          <w:rFonts w:cs="Helvetica"/>
          <w:color w:val="333333"/>
        </w:rPr>
        <w:t xml:space="preserve">re Storage) with an SSH password.  You can find the instruction </w:t>
      </w:r>
      <w:hyperlink r:id="rId24" w:anchor="create-the-cluster" w:history="1">
        <w:r w:rsidR="00706FAE" w:rsidRPr="00706FAE">
          <w:rPr>
            <w:rStyle w:val="Hyperlink"/>
            <w:rFonts w:cs="Helvetica"/>
            <w:color w:val="4078C0"/>
            <w:u w:val="none"/>
            <w:shd w:val="clear" w:color="auto" w:fill="FFFFFF"/>
          </w:rPr>
          <w:t>here</w:t>
        </w:r>
      </w:hyperlink>
      <w:r w:rsidRPr="00706FAE">
        <w:rPr>
          <w:rStyle w:val="Hyperlink"/>
          <w:color w:val="4078C0"/>
          <w:u w:val="none"/>
          <w:shd w:val="clear" w:color="auto" w:fill="FFFFFF"/>
        </w:rPr>
        <w:t>.</w:t>
      </w:r>
      <w:r w:rsidR="00093F42" w:rsidRPr="00093F42">
        <w:rPr>
          <w:rFonts w:cs="Helvetica"/>
          <w:color w:val="333333"/>
        </w:rPr>
        <w:t xml:space="preserve"> </w:t>
      </w:r>
    </w:p>
    <w:p w14:paraId="4F5003EF" w14:textId="6B059EE1" w:rsidR="00595FA9" w:rsidRDefault="00093F42" w:rsidP="00E10887">
      <w:pPr>
        <w:pStyle w:val="ListParagraph"/>
        <w:numPr>
          <w:ilvl w:val="1"/>
          <w:numId w:val="2"/>
        </w:numPr>
        <w:tabs>
          <w:tab w:val="left" w:pos="4269"/>
        </w:tabs>
        <w:rPr>
          <w:rFonts w:cs="Helvetica"/>
          <w:color w:val="333333"/>
        </w:rPr>
      </w:pPr>
      <w:r w:rsidRPr="00706FAE">
        <w:rPr>
          <w:rFonts w:cs="Helvetica"/>
          <w:color w:val="333333"/>
        </w:rPr>
        <w:t>Follow the steps 1-9 in the “Create the Cluster</w:t>
      </w:r>
      <w:ins w:id="14" w:author="Katherine Zhao" w:date="2016-06-15T17:15:00Z">
        <w:r w:rsidR="00507E2A">
          <w:rPr>
            <w:rFonts w:cs="Helvetica"/>
            <w:color w:val="333333"/>
          </w:rPr>
          <w:t>”</w:t>
        </w:r>
      </w:ins>
      <w:del w:id="15" w:author="Katherine Zhao" w:date="2016-06-15T17:15:00Z">
        <w:r w:rsidRPr="00706FAE" w:rsidDel="00507E2A">
          <w:rPr>
            <w:rFonts w:cs="Helvetica"/>
            <w:color w:val="333333"/>
          </w:rPr>
          <w:delText>“</w:delText>
        </w:r>
      </w:del>
      <w:r w:rsidRPr="00706FAE">
        <w:rPr>
          <w:rFonts w:cs="Helvetica"/>
          <w:color w:val="333333"/>
        </w:rPr>
        <w:t xml:space="preserve"> section.</w:t>
      </w:r>
      <w:r>
        <w:rPr>
          <w:rFonts w:cs="Helvetica"/>
          <w:color w:val="333333"/>
        </w:rPr>
        <w:t xml:space="preserve"> In Step 8, it’s better to put “Number of Worker nodes” to 8 and choose all D4 nodes.</w:t>
      </w:r>
    </w:p>
    <w:p w14:paraId="2F45482E" w14:textId="2F15653B" w:rsidR="00E73537" w:rsidRDefault="00E73537" w:rsidP="00E10887">
      <w:pPr>
        <w:pStyle w:val="ListParagraph"/>
        <w:numPr>
          <w:ilvl w:val="1"/>
          <w:numId w:val="2"/>
        </w:numPr>
        <w:tabs>
          <w:tab w:val="left" w:pos="4269"/>
        </w:tabs>
        <w:rPr>
          <w:rFonts w:cs="Helvetica"/>
          <w:color w:val="333333"/>
        </w:rPr>
      </w:pPr>
      <w:r>
        <w:rPr>
          <w:rFonts w:cs="Helvetica"/>
          <w:color w:val="333333"/>
        </w:rPr>
        <w:t>We recommend you create a new resource group for the demo.</w:t>
      </w:r>
    </w:p>
    <w:p w14:paraId="44B7E161" w14:textId="6199175A" w:rsidR="000C160A" w:rsidRPr="003C70C8" w:rsidRDefault="000C160A" w:rsidP="000C160A">
      <w:pPr>
        <w:pStyle w:val="NormalWeb"/>
        <w:shd w:val="clear" w:color="auto" w:fill="FFFFFF"/>
        <w:spacing w:before="240" w:beforeAutospacing="0" w:after="240" w:afterAutospacing="0" w:line="384" w:lineRule="atLeast"/>
        <w:ind w:left="720"/>
        <w:rPr>
          <w:rFonts w:asciiTheme="minorHAnsi" w:eastAsiaTheme="minorHAnsi" w:hAnsiTheme="minorHAnsi" w:cs="Helvetica"/>
          <w:color w:val="333333"/>
          <w:sz w:val="22"/>
          <w:szCs w:val="22"/>
        </w:rPr>
      </w:pPr>
      <w:r w:rsidRPr="003C70C8">
        <w:rPr>
          <w:rFonts w:asciiTheme="minorHAnsi" w:eastAsiaTheme="minorHAnsi" w:hAnsiTheme="minorHAnsi" w:cs="Helvetica"/>
          <w:color w:val="333333"/>
          <w:sz w:val="22"/>
          <w:szCs w:val="22"/>
        </w:rPr>
        <w:t>The deployment of the Cluster takes about 20-</w:t>
      </w:r>
      <w:r w:rsidR="00E73537">
        <w:rPr>
          <w:rFonts w:asciiTheme="minorHAnsi" w:eastAsiaTheme="minorHAnsi" w:hAnsiTheme="minorHAnsi" w:cs="Helvetica"/>
          <w:color w:val="333333"/>
          <w:sz w:val="22"/>
          <w:szCs w:val="22"/>
        </w:rPr>
        <w:t>4</w:t>
      </w:r>
      <w:r w:rsidRPr="003C70C8">
        <w:rPr>
          <w:rFonts w:asciiTheme="minorHAnsi" w:eastAsiaTheme="minorHAnsi" w:hAnsiTheme="minorHAnsi" w:cs="Helvetica"/>
          <w:color w:val="333333"/>
          <w:sz w:val="22"/>
          <w:szCs w:val="22"/>
        </w:rPr>
        <w:t>0 minutes.</w:t>
      </w:r>
    </w:p>
    <w:p w14:paraId="5D2F597A" w14:textId="77777777" w:rsidR="00DC0875" w:rsidRDefault="00FF3C0B" w:rsidP="00086FE7">
      <w:pPr>
        <w:pStyle w:val="Heading3"/>
        <w:numPr>
          <w:ilvl w:val="0"/>
          <w:numId w:val="18"/>
        </w:numPr>
        <w:rPr>
          <w:rFonts w:cs="Helvetica"/>
          <w:color w:val="333333"/>
        </w:rPr>
      </w:pPr>
      <w:r w:rsidRPr="00FF3C0B">
        <w:rPr>
          <w:rStyle w:val="Strong"/>
          <w:shd w:val="clear" w:color="auto" w:fill="FFFFFF"/>
        </w:rPr>
        <w:t>Azure Machine Learning Workspace</w:t>
      </w:r>
      <w:r>
        <w:rPr>
          <w:rFonts w:cs="Helvetica"/>
          <w:color w:val="333333"/>
        </w:rPr>
        <w:t xml:space="preserve">. </w:t>
      </w:r>
    </w:p>
    <w:p w14:paraId="45A242AB" w14:textId="3C171938" w:rsidR="00FF3C0B" w:rsidRDefault="00FF3C0B" w:rsidP="00EB1019">
      <w:pPr>
        <w:ind w:firstLine="720"/>
        <w:pPrChange w:id="16" w:author="Min Qiu" w:date="2016-06-20T13:20:00Z">
          <w:pPr>
            <w:pStyle w:val="Heading3"/>
            <w:ind w:left="720"/>
          </w:pPr>
        </w:pPrChange>
      </w:pPr>
      <w:bookmarkStart w:id="17" w:name="_GoBack"/>
      <w:bookmarkEnd w:id="17"/>
      <w:r>
        <w:t xml:space="preserve">You need a AML workspace pre-created. </w:t>
      </w:r>
    </w:p>
    <w:p w14:paraId="7B331265" w14:textId="49559615" w:rsidR="00FF3C0B" w:rsidRDefault="00FF3C0B" w:rsidP="00FF3C0B">
      <w:pPr>
        <w:pStyle w:val="ListParagraph"/>
        <w:numPr>
          <w:ilvl w:val="1"/>
          <w:numId w:val="2"/>
        </w:numPr>
        <w:tabs>
          <w:tab w:val="left" w:pos="4269"/>
        </w:tabs>
        <w:rPr>
          <w:rFonts w:cs="Helvetica"/>
          <w:color w:val="333333"/>
        </w:rPr>
      </w:pPr>
      <w:r w:rsidRPr="00FF3C0B">
        <w:rPr>
          <w:rFonts w:cs="Helvetica"/>
          <w:color w:val="333333"/>
        </w:rPr>
        <w:t xml:space="preserve">Go to </w:t>
      </w:r>
      <w:commentRangeStart w:id="18"/>
      <w:ins w:id="19" w:author="Katherine Zhao" w:date="2016-06-15T17:15:00Z">
        <w:r w:rsidR="00A87396" w:rsidRPr="007447E9">
          <w:rPr>
            <w:rStyle w:val="Hyperlink"/>
            <w:color w:val="4078C0"/>
            <w:u w:val="none"/>
            <w:shd w:val="clear" w:color="auto" w:fill="FFFFFF"/>
            <w:rPrChange w:id="20" w:author="Min Qiu" w:date="2016-06-16T11:31:00Z">
              <w:rPr>
                <w:rFonts w:cs="Helvetica"/>
                <w:color w:val="333333"/>
                <w:u w:val="single"/>
              </w:rPr>
            </w:rPrChange>
          </w:rPr>
          <w:t>portal.azure.com</w:t>
        </w:r>
        <w:commentRangeEnd w:id="18"/>
        <w:r w:rsidR="00A87396" w:rsidRPr="007447E9">
          <w:rPr>
            <w:rStyle w:val="Hyperlink"/>
            <w:rFonts w:cs="Helvetica"/>
            <w:color w:val="4078C0"/>
            <w:u w:val="none"/>
            <w:shd w:val="clear" w:color="auto" w:fill="FFFFFF"/>
            <w:rPrChange w:id="21" w:author="Min Qiu" w:date="2016-06-16T11:31:00Z">
              <w:rPr>
                <w:rStyle w:val="CommentReference"/>
              </w:rPr>
            </w:rPrChange>
          </w:rPr>
          <w:commentReference w:id="18"/>
        </w:r>
      </w:ins>
      <w:del w:id="22" w:author="Katherine Zhao" w:date="2016-06-15T17:15:00Z">
        <w:r w:rsidRPr="00FF3C0B" w:rsidDel="00A87396">
          <w:rPr>
            <w:rFonts w:cs="Helvetica"/>
            <w:color w:val="333333"/>
          </w:rPr>
          <w:delText>portal.</w:delText>
        </w:r>
        <w:r w:rsidDel="00A87396">
          <w:rPr>
            <w:rFonts w:cs="Helvetica"/>
            <w:color w:val="333333"/>
          </w:rPr>
          <w:delText xml:space="preserve">azure.com </w:delText>
        </w:r>
      </w:del>
      <w:r>
        <w:rPr>
          <w:rFonts w:cs="Helvetica"/>
          <w:color w:val="333333"/>
        </w:rPr>
        <w:t xml:space="preserve">.  Choose the Machine Learning Workspace like below which will open the </w:t>
      </w:r>
      <w:r w:rsidR="007864FD">
        <w:rPr>
          <w:rFonts w:cs="Helvetica"/>
          <w:color w:val="333333"/>
        </w:rPr>
        <w:t>old azure portal</w:t>
      </w:r>
    </w:p>
    <w:p w14:paraId="6E229099" w14:textId="3E746F8F" w:rsidR="00FF3C0B" w:rsidRDefault="00FF3C0B" w:rsidP="00FF3C0B">
      <w:pPr>
        <w:pStyle w:val="ListParagraph"/>
        <w:tabs>
          <w:tab w:val="left" w:pos="4269"/>
        </w:tabs>
        <w:ind w:left="1440"/>
        <w:rPr>
          <w:rFonts w:cs="Helvetica"/>
          <w:color w:val="333333"/>
        </w:rPr>
      </w:pPr>
      <w:r>
        <w:rPr>
          <w:rFonts w:cs="Helvetica"/>
          <w:noProof/>
          <w:color w:val="333333"/>
          <w:lang w:eastAsia="zh-CN"/>
        </w:rPr>
        <w:lastRenderedPageBreak/>
        <w:drawing>
          <wp:inline distT="0" distB="0" distL="0" distR="0" wp14:anchorId="0690A0B9" wp14:editId="64D80DBD">
            <wp:extent cx="4639322"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AML.png"/>
                    <pic:cNvPicPr/>
                  </pic:nvPicPr>
                  <pic:blipFill>
                    <a:blip r:embed="rId25">
                      <a:extLst>
                        <a:ext uri="{28A0092B-C50C-407E-A947-70E740481C1C}">
                          <a14:useLocalDpi xmlns:a14="http://schemas.microsoft.com/office/drawing/2010/main" val="0"/>
                        </a:ext>
                      </a:extLst>
                    </a:blip>
                    <a:stretch>
                      <a:fillRect/>
                    </a:stretch>
                  </pic:blipFill>
                  <pic:spPr>
                    <a:xfrm>
                      <a:off x="0" y="0"/>
                      <a:ext cx="4639322" cy="4906060"/>
                    </a:xfrm>
                    <a:prstGeom prst="rect">
                      <a:avLst/>
                    </a:prstGeom>
                  </pic:spPr>
                </pic:pic>
              </a:graphicData>
            </a:graphic>
          </wp:inline>
        </w:drawing>
      </w:r>
    </w:p>
    <w:p w14:paraId="13E89E76" w14:textId="5E13E2B7" w:rsidR="007864FD" w:rsidRDefault="007864FD" w:rsidP="00FF3C0B">
      <w:pPr>
        <w:pStyle w:val="ListParagraph"/>
        <w:tabs>
          <w:tab w:val="left" w:pos="4269"/>
        </w:tabs>
        <w:ind w:left="1440"/>
        <w:rPr>
          <w:rFonts w:cs="Helvetica"/>
          <w:color w:val="333333"/>
        </w:rPr>
      </w:pPr>
    </w:p>
    <w:p w14:paraId="1E2416E2" w14:textId="0975EA94" w:rsidR="00FF3C0B" w:rsidRDefault="00FF3C0B" w:rsidP="00FF3C0B">
      <w:pPr>
        <w:pStyle w:val="ListParagraph"/>
        <w:numPr>
          <w:ilvl w:val="1"/>
          <w:numId w:val="2"/>
        </w:numPr>
        <w:tabs>
          <w:tab w:val="left" w:pos="4269"/>
        </w:tabs>
        <w:rPr>
          <w:rFonts w:cs="Helvetica"/>
          <w:color w:val="333333"/>
        </w:rPr>
      </w:pPr>
      <w:r>
        <w:rPr>
          <w:rFonts w:cs="Helvetica"/>
          <w:color w:val="333333"/>
        </w:rPr>
        <w:t>Following the instruction</w:t>
      </w:r>
      <w:r w:rsidR="007864FD">
        <w:rPr>
          <w:rFonts w:cs="Helvetica"/>
          <w:color w:val="333333"/>
        </w:rPr>
        <w:t xml:space="preserve"> </w:t>
      </w:r>
      <w:hyperlink r:id="rId26" w:history="1">
        <w:r w:rsidR="007864FD" w:rsidRPr="007864FD">
          <w:rPr>
            <w:rStyle w:val="Hyperlink"/>
            <w:rFonts w:cs="Helvetica"/>
            <w:color w:val="4078C0"/>
            <w:u w:val="none"/>
            <w:shd w:val="clear" w:color="auto" w:fill="FFFFFF"/>
          </w:rPr>
          <w:t>here</w:t>
        </w:r>
      </w:hyperlink>
      <w:r w:rsidR="007864FD">
        <w:rPr>
          <w:rFonts w:cs="Helvetica"/>
          <w:color w:val="333333"/>
        </w:rPr>
        <w:t xml:space="preserve"> to create a new workspace if you don’t have one</w:t>
      </w:r>
    </w:p>
    <w:p w14:paraId="3283C2A5" w14:textId="7F928BAC" w:rsidR="007864FD" w:rsidRDefault="000C160A" w:rsidP="00FF3C0B">
      <w:pPr>
        <w:pStyle w:val="ListParagraph"/>
        <w:numPr>
          <w:ilvl w:val="1"/>
          <w:numId w:val="2"/>
        </w:numPr>
        <w:tabs>
          <w:tab w:val="left" w:pos="4269"/>
        </w:tabs>
        <w:rPr>
          <w:rFonts w:cs="Helvetica"/>
          <w:color w:val="333333"/>
        </w:rPr>
      </w:pPr>
      <w:r>
        <w:rPr>
          <w:rFonts w:cs="Helvetica"/>
          <w:color w:val="333333"/>
        </w:rPr>
        <w:t xml:space="preserve">Find out the Workspace ID and </w:t>
      </w:r>
      <w:r>
        <w:rPr>
          <w:rFonts w:eastAsia="Times New Roman" w:cs="Times New Roman"/>
          <w:color w:val="000000"/>
        </w:rPr>
        <w:t>Authorization token as followings</w:t>
      </w:r>
    </w:p>
    <w:p w14:paraId="47446D20" w14:textId="77777777" w:rsidR="000C160A"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Open </w:t>
      </w:r>
      <w:r w:rsidRPr="00DE603E">
        <w:rPr>
          <w:rFonts w:eastAsia="Times New Roman" w:cs="Times New Roman"/>
          <w:b/>
          <w:color w:val="000000"/>
        </w:rPr>
        <w:t>Azure Machine Learning</w:t>
      </w:r>
      <w:r>
        <w:rPr>
          <w:rFonts w:eastAsia="Times New Roman" w:cs="Times New Roman"/>
          <w:color w:val="000000"/>
        </w:rPr>
        <w:t xml:space="preserve"> through Portal. It will open the Azure Machine Learning portal.</w:t>
      </w:r>
    </w:p>
    <w:p w14:paraId="271B2D62" w14:textId="77777777" w:rsidR="000C160A" w:rsidRPr="00DE603E"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Select the workspace you want to use. And </w:t>
      </w:r>
      <w:r w:rsidRPr="00DE603E">
        <w:rPr>
          <w:rFonts w:eastAsia="Times New Roman" w:cs="Times New Roman"/>
          <w:b/>
          <w:color w:val="000000"/>
        </w:rPr>
        <w:t>Sign-in to ML Studio</w:t>
      </w:r>
      <w:r>
        <w:rPr>
          <w:rFonts w:eastAsia="Times New Roman" w:cs="Times New Roman"/>
          <w:b/>
          <w:color w:val="000000"/>
        </w:rPr>
        <w:t xml:space="preserve">. </w:t>
      </w:r>
    </w:p>
    <w:p w14:paraId="58A8CA63" w14:textId="77777777" w:rsidR="000C160A" w:rsidRPr="007135EE" w:rsidRDefault="000C160A" w:rsidP="000C160A">
      <w:pPr>
        <w:spacing w:after="0" w:line="240" w:lineRule="auto"/>
        <w:ind w:firstLine="720"/>
        <w:jc w:val="center"/>
        <w:textAlignment w:val="center"/>
        <w:rPr>
          <w:rFonts w:eastAsia="Times New Roman" w:cs="Times New Roman"/>
          <w:color w:val="000000"/>
        </w:rPr>
      </w:pPr>
      <w:r>
        <w:rPr>
          <w:rFonts w:eastAsia="Times New Roman" w:cs="Times New Roman"/>
          <w:noProof/>
          <w:color w:val="000000"/>
          <w:lang w:eastAsia="zh-CN"/>
        </w:rPr>
        <w:lastRenderedPageBreak/>
        <w:drawing>
          <wp:inline distT="0" distB="0" distL="0" distR="0" wp14:anchorId="4994C5A7" wp14:editId="79B1F7DF">
            <wp:extent cx="4216400"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StudioSignIn.png"/>
                    <pic:cNvPicPr/>
                  </pic:nvPicPr>
                  <pic:blipFill>
                    <a:blip r:embed="rId27">
                      <a:extLst>
                        <a:ext uri="{28A0092B-C50C-407E-A947-70E740481C1C}">
                          <a14:useLocalDpi xmlns:a14="http://schemas.microsoft.com/office/drawing/2010/main" val="0"/>
                        </a:ext>
                      </a:extLst>
                    </a:blip>
                    <a:stretch>
                      <a:fillRect/>
                    </a:stretch>
                  </pic:blipFill>
                  <pic:spPr>
                    <a:xfrm>
                      <a:off x="0" y="0"/>
                      <a:ext cx="4235214" cy="2382308"/>
                    </a:xfrm>
                    <a:prstGeom prst="rect">
                      <a:avLst/>
                    </a:prstGeom>
                  </pic:spPr>
                </pic:pic>
              </a:graphicData>
            </a:graphic>
          </wp:inline>
        </w:drawing>
      </w:r>
    </w:p>
    <w:p w14:paraId="5E69243C" w14:textId="77777777" w:rsidR="000C160A" w:rsidRDefault="000C160A" w:rsidP="000C160A">
      <w:pPr>
        <w:pStyle w:val="ListParagraph"/>
        <w:numPr>
          <w:ilvl w:val="2"/>
          <w:numId w:val="6"/>
        </w:numPr>
        <w:spacing w:after="0" w:line="240" w:lineRule="auto"/>
        <w:ind w:left="1710" w:hanging="270"/>
        <w:textAlignment w:val="center"/>
        <w:rPr>
          <w:rFonts w:eastAsia="Times New Roman"/>
        </w:rPr>
      </w:pPr>
      <w:r w:rsidRPr="00CF73C4">
        <w:rPr>
          <w:rFonts w:eastAsia="Times New Roman" w:cs="Times New Roman"/>
          <w:color w:val="000000"/>
        </w:rPr>
        <w:t>Go to SETTINGS in the AML Studio</w:t>
      </w:r>
      <w:r>
        <w:rPr>
          <w:rFonts w:eastAsia="Times New Roman" w:cs="Times New Roman"/>
          <w:color w:val="000000"/>
        </w:rPr>
        <w:t xml:space="preserve">. Find the </w:t>
      </w:r>
      <w:r w:rsidRPr="00CF73C4">
        <w:rPr>
          <w:rFonts w:eastAsia="Times New Roman" w:cs="Times New Roman"/>
          <w:b/>
          <w:color w:val="000000"/>
        </w:rPr>
        <w:t>WORKSPACE ID</w:t>
      </w:r>
      <w:r>
        <w:rPr>
          <w:rFonts w:eastAsia="Times New Roman" w:cs="Times New Roman"/>
          <w:color w:val="000000"/>
        </w:rPr>
        <w:t xml:space="preserve"> under the NAME tab. And find </w:t>
      </w:r>
      <w:r w:rsidRPr="00CF73C4">
        <w:rPr>
          <w:rFonts w:eastAsia="Times New Roman" w:cs="Times New Roman"/>
          <w:b/>
          <w:color w:val="000000"/>
        </w:rPr>
        <w:t>PRIMARY AUTHORIZATION TOKEN</w:t>
      </w:r>
      <w:r>
        <w:rPr>
          <w:rFonts w:eastAsia="Times New Roman" w:cs="Times New Roman"/>
          <w:color w:val="000000"/>
        </w:rPr>
        <w:t xml:space="preserve"> under the </w:t>
      </w:r>
      <w:r w:rsidRPr="00CF73C4">
        <w:rPr>
          <w:rFonts w:eastAsia="Times New Roman" w:cs="Times New Roman"/>
          <w:b/>
          <w:color w:val="000000"/>
        </w:rPr>
        <w:t>AUTHORIZATION TOKENS</w:t>
      </w:r>
      <w:r>
        <w:rPr>
          <w:rFonts w:eastAsia="Times New Roman" w:cs="Times New Roman"/>
          <w:color w:val="000000"/>
        </w:rPr>
        <w:t xml:space="preserve"> tab</w:t>
      </w:r>
    </w:p>
    <w:p w14:paraId="029FFDB3" w14:textId="77777777" w:rsidR="000C160A" w:rsidRDefault="000C160A" w:rsidP="00030B79">
      <w:pPr>
        <w:ind w:left="1710"/>
      </w:pPr>
      <w:r>
        <w:rPr>
          <w:noProof/>
          <w:lang w:eastAsia="zh-CN"/>
        </w:rPr>
        <w:drawing>
          <wp:inline distT="0" distB="0" distL="0" distR="0" wp14:anchorId="2EF4C7CB" wp14:editId="7FA18EC9">
            <wp:extent cx="4705350" cy="3205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StudioID.png"/>
                    <pic:cNvPicPr/>
                  </pic:nvPicPr>
                  <pic:blipFill>
                    <a:blip r:embed="rId28">
                      <a:extLst>
                        <a:ext uri="{28A0092B-C50C-407E-A947-70E740481C1C}">
                          <a14:useLocalDpi xmlns:a14="http://schemas.microsoft.com/office/drawing/2010/main" val="0"/>
                        </a:ext>
                      </a:extLst>
                    </a:blip>
                    <a:stretch>
                      <a:fillRect/>
                    </a:stretch>
                  </pic:blipFill>
                  <pic:spPr>
                    <a:xfrm>
                      <a:off x="0" y="0"/>
                      <a:ext cx="4714566" cy="3212050"/>
                    </a:xfrm>
                    <a:prstGeom prst="rect">
                      <a:avLst/>
                    </a:prstGeom>
                  </pic:spPr>
                </pic:pic>
              </a:graphicData>
            </a:graphic>
          </wp:inline>
        </w:drawing>
      </w:r>
    </w:p>
    <w:p w14:paraId="4ED45EB8" w14:textId="77777777" w:rsidR="000C160A" w:rsidRDefault="000C160A" w:rsidP="000C160A"/>
    <w:p w14:paraId="44429682" w14:textId="77777777" w:rsidR="000C160A" w:rsidRPr="00CF73C4" w:rsidRDefault="000C160A" w:rsidP="000C160A">
      <w:pPr>
        <w:ind w:left="1440"/>
        <w:jc w:val="center"/>
      </w:pPr>
      <w:r>
        <w:rPr>
          <w:noProof/>
          <w:lang w:eastAsia="zh-CN"/>
        </w:rPr>
        <w:lastRenderedPageBreak/>
        <w:drawing>
          <wp:inline distT="0" distB="0" distL="0" distR="0" wp14:anchorId="73EF9F44" wp14:editId="4ABDE36C">
            <wp:extent cx="4749257" cy="246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StudioToken.png"/>
                    <pic:cNvPicPr/>
                  </pic:nvPicPr>
                  <pic:blipFill>
                    <a:blip r:embed="rId29">
                      <a:extLst>
                        <a:ext uri="{28A0092B-C50C-407E-A947-70E740481C1C}">
                          <a14:useLocalDpi xmlns:a14="http://schemas.microsoft.com/office/drawing/2010/main" val="0"/>
                        </a:ext>
                      </a:extLst>
                    </a:blip>
                    <a:stretch>
                      <a:fillRect/>
                    </a:stretch>
                  </pic:blipFill>
                  <pic:spPr>
                    <a:xfrm>
                      <a:off x="0" y="0"/>
                      <a:ext cx="4752995" cy="2468917"/>
                    </a:xfrm>
                    <a:prstGeom prst="rect">
                      <a:avLst/>
                    </a:prstGeom>
                  </pic:spPr>
                </pic:pic>
              </a:graphicData>
            </a:graphic>
          </wp:inline>
        </w:drawing>
      </w:r>
    </w:p>
    <w:p w14:paraId="375D1152" w14:textId="77777777" w:rsidR="00807C96" w:rsidRPr="00CE0101" w:rsidRDefault="00807C96" w:rsidP="00AB16F9">
      <w:pPr>
        <w:pStyle w:val="ListParagraph"/>
      </w:pPr>
    </w:p>
    <w:p w14:paraId="29E4D709" w14:textId="3942E8D7" w:rsidR="006E1B0A" w:rsidRPr="006B638C" w:rsidRDefault="00FD6CC4" w:rsidP="006B638C">
      <w:pPr>
        <w:pStyle w:val="Heading1"/>
        <w:spacing w:after="100" w:afterAutospacing="1" w:line="240" w:lineRule="auto"/>
        <w:rPr>
          <w:rFonts w:asciiTheme="minorHAnsi" w:hAnsiTheme="minorHAnsi"/>
        </w:rPr>
      </w:pPr>
      <w:r w:rsidRPr="006B638C">
        <w:rPr>
          <w:rFonts w:asciiTheme="minorHAnsi" w:hAnsiTheme="minorHAnsi"/>
        </w:rPr>
        <w:t xml:space="preserve">DEMO </w:t>
      </w:r>
      <w:r w:rsidR="006E1B0A" w:rsidRPr="006B638C">
        <w:rPr>
          <w:rFonts w:asciiTheme="minorHAnsi" w:hAnsiTheme="minorHAnsi"/>
        </w:rPr>
        <w:t xml:space="preserve">SETUP INSTRUCTIONS </w:t>
      </w:r>
    </w:p>
    <w:p w14:paraId="6277BCD8" w14:textId="77777777" w:rsidR="00A85DB2" w:rsidRPr="00175776" w:rsidRDefault="00A85DB2" w:rsidP="00A85DB2">
      <w:r>
        <w:t xml:space="preserve">Note in the section all </w:t>
      </w:r>
      <w:r w:rsidRPr="00175776">
        <w:rPr>
          <w:rFonts w:ascii="Calibri" w:eastAsia="Times New Roman" w:hAnsi="Calibri" w:cs="Times New Roman"/>
          <w:i/>
          <w:color w:val="2E74B5" w:themeColor="accent1" w:themeShade="BF"/>
        </w:rPr>
        <w:t>instructions</w:t>
      </w:r>
      <w:r>
        <w:t xml:space="preserve"> are shown in blue italics.  Talking points are shown in black normal text.  </w:t>
      </w:r>
    </w:p>
    <w:p w14:paraId="79E2EBAF" w14:textId="17A6EE67" w:rsidR="00A857D0" w:rsidRDefault="00A85DB2" w:rsidP="00493E2B">
      <w:pPr>
        <w:spacing w:after="0" w:line="240" w:lineRule="auto"/>
        <w:textAlignment w:val="center"/>
        <w:rPr>
          <w:rFonts w:eastAsia="Times New Roman" w:cs="Times New Roman"/>
          <w:color w:val="000000"/>
        </w:rPr>
      </w:pPr>
      <w:r>
        <w:rPr>
          <w:rFonts w:eastAsia="Times New Roman" w:cs="Times New Roman"/>
          <w:color w:val="000000"/>
        </w:rPr>
        <w:t>Now we e</w:t>
      </w:r>
      <w:r w:rsidR="00D302CF">
        <w:rPr>
          <w:rFonts w:eastAsia="Times New Roman" w:cs="Times New Roman"/>
          <w:color w:val="000000"/>
        </w:rPr>
        <w:t>xplain how to connect to the R Server edge node, install R Studio Server, install required packages and libraries for</w:t>
      </w:r>
      <w:r w:rsidR="00A81151">
        <w:rPr>
          <w:rFonts w:eastAsia="Times New Roman" w:cs="Times New Roman"/>
          <w:color w:val="000000"/>
        </w:rPr>
        <w:t xml:space="preserve"> R, AML and Spark etc.</w:t>
      </w:r>
    </w:p>
    <w:p w14:paraId="0B5FD660" w14:textId="77777777" w:rsidR="0015108C" w:rsidRDefault="00F0257A" w:rsidP="000B3C30">
      <w:pPr>
        <w:pStyle w:val="Heading2"/>
        <w:numPr>
          <w:ilvl w:val="0"/>
          <w:numId w:val="18"/>
        </w:numPr>
      </w:pPr>
      <w:r w:rsidRPr="0015108C">
        <w:t>Identify the edge node of the cluster.</w:t>
      </w:r>
      <w:r w:rsidRPr="00CE0101">
        <w:t xml:space="preserve"> </w:t>
      </w:r>
    </w:p>
    <w:p w14:paraId="5C40984C" w14:textId="15BCE9BE" w:rsidR="00F0257A" w:rsidRDefault="00F0257A" w:rsidP="0015108C">
      <w:pPr>
        <w:tabs>
          <w:tab w:val="left" w:pos="4269"/>
        </w:tabs>
        <w:ind w:left="720"/>
      </w:pPr>
      <w:r w:rsidRPr="00CE0101">
        <w:t>For an HDInsight cluster with R Server, following is the naming convention for head node and edge node.</w:t>
      </w:r>
    </w:p>
    <w:p w14:paraId="351F7587" w14:textId="77777777" w:rsidR="00F0257A" w:rsidRPr="00CE0101" w:rsidRDefault="00F0257A" w:rsidP="00E10887">
      <w:pPr>
        <w:pStyle w:val="ListParagraph"/>
        <w:numPr>
          <w:ilvl w:val="1"/>
          <w:numId w:val="8"/>
        </w:numPr>
        <w:tabs>
          <w:tab w:val="left" w:pos="4269"/>
        </w:tabs>
        <w:rPr>
          <w:rStyle w:val="HTMLCode"/>
          <w:rFonts w:asciiTheme="minorHAnsi" w:eastAsiaTheme="minorHAnsi" w:hAnsiTheme="minorHAnsi" w:cstheme="minorBidi"/>
          <w:sz w:val="22"/>
          <w:szCs w:val="22"/>
        </w:rPr>
      </w:pPr>
      <w:r w:rsidRPr="0042103A">
        <w:rPr>
          <w:rFonts w:cs="Segoe UI"/>
        </w:rPr>
        <w:t>Head node -</w:t>
      </w:r>
      <w:r w:rsidRPr="0042103A">
        <w:rPr>
          <w:rStyle w:val="apple-converted-space"/>
          <w:rFonts w:cs="Segoe UI"/>
        </w:rPr>
        <w:t> </w:t>
      </w:r>
      <w:r w:rsidRPr="00CE0101">
        <w:rPr>
          <w:rStyle w:val="HTMLCode"/>
          <w:rFonts w:asciiTheme="minorHAnsi" w:eastAsiaTheme="minorHAnsi" w:hAnsiTheme="minorHAnsi"/>
          <w:color w:val="C7254E"/>
          <w:sz w:val="21"/>
          <w:szCs w:val="21"/>
          <w:shd w:val="clear" w:color="auto" w:fill="F9F2F4"/>
        </w:rPr>
        <w:t>CLUSTERNAME-ssh.azurehdinsight.net</w:t>
      </w:r>
    </w:p>
    <w:p w14:paraId="12EC8553" w14:textId="3EE8377B" w:rsidR="00F0257A" w:rsidRPr="001976AF" w:rsidRDefault="00F0257A" w:rsidP="00E10887">
      <w:pPr>
        <w:pStyle w:val="ListParagraph"/>
        <w:numPr>
          <w:ilvl w:val="1"/>
          <w:numId w:val="8"/>
        </w:numPr>
        <w:tabs>
          <w:tab w:val="left" w:pos="4269"/>
        </w:tabs>
        <w:rPr>
          <w:rStyle w:val="HTMLCode"/>
          <w:rFonts w:asciiTheme="minorHAnsi" w:eastAsiaTheme="minorHAnsi" w:hAnsiTheme="minorHAnsi" w:cstheme="minorBidi"/>
          <w:sz w:val="22"/>
          <w:szCs w:val="22"/>
        </w:rPr>
      </w:pPr>
      <w:r w:rsidRPr="0042103A">
        <w:rPr>
          <w:rFonts w:cs="Segoe UI"/>
        </w:rPr>
        <w:t>Edge node -</w:t>
      </w:r>
      <w:r w:rsidRPr="0042103A">
        <w:rPr>
          <w:rStyle w:val="apple-converted-space"/>
          <w:rFonts w:cs="Segoe UI"/>
        </w:rPr>
        <w:t> </w:t>
      </w:r>
      <w:r w:rsidRPr="00CE0101">
        <w:rPr>
          <w:rStyle w:val="HTMLCode"/>
          <w:rFonts w:asciiTheme="minorHAnsi" w:eastAsiaTheme="minorHAnsi" w:hAnsiTheme="minorHAnsi"/>
          <w:color w:val="C7254E"/>
          <w:sz w:val="21"/>
          <w:szCs w:val="21"/>
          <w:shd w:val="clear" w:color="auto" w:fill="F9F2F4"/>
        </w:rPr>
        <w:t>rserver.CLUSTERNAME.ssh.azurehdinsight.net</w:t>
      </w:r>
    </w:p>
    <w:p w14:paraId="6DA539DB" w14:textId="3D648613" w:rsidR="001976AF" w:rsidRDefault="001976AF" w:rsidP="00AE1509">
      <w:pPr>
        <w:tabs>
          <w:tab w:val="left" w:pos="4269"/>
        </w:tabs>
        <w:ind w:left="720"/>
        <w:jc w:val="both"/>
      </w:pPr>
      <w:r w:rsidRPr="001976AF">
        <w:t>You can also find the</w:t>
      </w:r>
      <w:r>
        <w:rPr>
          <w:rStyle w:val="apple-converted-space"/>
          <w:rFonts w:ascii="Segoe UI" w:hAnsi="Segoe UI" w:cs="Segoe UI"/>
          <w:color w:val="505050"/>
          <w:shd w:val="clear" w:color="auto" w:fill="EEEEEE"/>
        </w:rPr>
        <w:t> </w:t>
      </w:r>
      <w:r>
        <w:rPr>
          <w:rStyle w:val="HTMLCode"/>
          <w:rFonts w:ascii="Consolas" w:eastAsiaTheme="minorHAnsi" w:hAnsi="Consolas"/>
          <w:color w:val="C7254E"/>
          <w:sz w:val="21"/>
          <w:szCs w:val="21"/>
          <w:shd w:val="clear" w:color="auto" w:fill="F9F2F4"/>
        </w:rPr>
        <w:t>R-Server.CLUSTERNAME-ssh.azurehdinsight.net</w:t>
      </w:r>
      <w:r>
        <w:rPr>
          <w:rStyle w:val="apple-converted-space"/>
          <w:rFonts w:ascii="Segoe UI" w:hAnsi="Segoe UI" w:cs="Segoe UI"/>
          <w:color w:val="505050"/>
          <w:shd w:val="clear" w:color="auto" w:fill="EEEEEE"/>
        </w:rPr>
        <w:t> </w:t>
      </w:r>
      <w:r w:rsidRPr="001976AF">
        <w:t>address in the Azure portal by selecting your cluster, then </w:t>
      </w:r>
      <w:commentRangeStart w:id="23"/>
      <w:commentRangeStart w:id="24"/>
      <w:r w:rsidRPr="001976AF">
        <w:rPr>
          <w:rStyle w:val="Strong"/>
          <w:rFonts w:cs="Segoe UI"/>
          <w:color w:val="505050"/>
          <w:shd w:val="clear" w:color="auto" w:fill="EEEEEE"/>
        </w:rPr>
        <w:t>All Settings</w:t>
      </w:r>
      <w:r>
        <w:rPr>
          <w:rFonts w:ascii="Segoe UI" w:hAnsi="Segoe UI" w:cs="Segoe UI"/>
          <w:color w:val="505050"/>
          <w:shd w:val="clear" w:color="auto" w:fill="EEEEEE"/>
        </w:rPr>
        <w:t>,</w:t>
      </w:r>
      <w:r>
        <w:rPr>
          <w:rStyle w:val="apple-converted-space"/>
          <w:rFonts w:ascii="Segoe UI" w:hAnsi="Segoe UI" w:cs="Segoe UI"/>
          <w:color w:val="505050"/>
          <w:shd w:val="clear" w:color="auto" w:fill="EEEEEE"/>
        </w:rPr>
        <w:t> </w:t>
      </w:r>
      <w:r w:rsidRPr="001976AF">
        <w:rPr>
          <w:rStyle w:val="Strong"/>
          <w:rFonts w:cs="Segoe UI"/>
          <w:color w:val="505050"/>
          <w:shd w:val="clear" w:color="auto" w:fill="EEEEEE"/>
        </w:rPr>
        <w:t>Apps</w:t>
      </w:r>
      <w:r w:rsidRPr="001976AF">
        <w:t>, and</w:t>
      </w:r>
      <w:r>
        <w:rPr>
          <w:rStyle w:val="apple-converted-space"/>
          <w:rFonts w:ascii="Segoe UI" w:hAnsi="Segoe UI" w:cs="Segoe UI"/>
          <w:color w:val="505050"/>
          <w:shd w:val="clear" w:color="auto" w:fill="EEEEEE"/>
        </w:rPr>
        <w:t> </w:t>
      </w:r>
      <w:r w:rsidRPr="001976AF">
        <w:rPr>
          <w:rStyle w:val="Strong"/>
          <w:rFonts w:cs="Segoe UI"/>
          <w:color w:val="505050"/>
          <w:shd w:val="clear" w:color="auto" w:fill="EEEEEE"/>
        </w:rPr>
        <w:t>RServer</w:t>
      </w:r>
      <w:commentRangeEnd w:id="23"/>
      <w:r w:rsidR="00A87396">
        <w:rPr>
          <w:rStyle w:val="CommentReference"/>
        </w:rPr>
        <w:commentReference w:id="23"/>
      </w:r>
      <w:commentRangeEnd w:id="24"/>
      <w:r w:rsidR="00C724CE">
        <w:rPr>
          <w:rStyle w:val="CommentReference"/>
        </w:rPr>
        <w:commentReference w:id="24"/>
      </w:r>
      <w:r w:rsidRPr="001976AF">
        <w:t>. This will display the SSH Endpoint information for the edge node.</w:t>
      </w:r>
    </w:p>
    <w:p w14:paraId="547852F4" w14:textId="176BA8F0" w:rsidR="00AE1509" w:rsidRPr="001976AF" w:rsidRDefault="00AE1509" w:rsidP="001976AF">
      <w:pPr>
        <w:tabs>
          <w:tab w:val="left" w:pos="4269"/>
        </w:tabs>
        <w:ind w:left="720"/>
      </w:pPr>
      <w:del w:id="25" w:author="Min Qiu" w:date="2016-06-16T11:31:00Z">
        <w:r w:rsidDel="007447E9">
          <w:rPr>
            <w:noProof/>
            <w:lang w:eastAsia="zh-CN"/>
          </w:rPr>
          <w:drawing>
            <wp:inline distT="0" distB="0" distL="0" distR="0" wp14:anchorId="4DDBEA00" wp14:editId="3A14AA41">
              <wp:extent cx="5267325" cy="158076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hendpoint.png"/>
                      <pic:cNvPicPr/>
                    </pic:nvPicPr>
                    <pic:blipFill>
                      <a:blip r:embed="rId30">
                        <a:extLst>
                          <a:ext uri="{28A0092B-C50C-407E-A947-70E740481C1C}">
                            <a14:useLocalDpi xmlns:a14="http://schemas.microsoft.com/office/drawing/2010/main" val="0"/>
                          </a:ext>
                        </a:extLst>
                      </a:blip>
                      <a:stretch>
                        <a:fillRect/>
                      </a:stretch>
                    </pic:blipFill>
                    <pic:spPr>
                      <a:xfrm>
                        <a:off x="0" y="0"/>
                        <a:ext cx="5312323" cy="1594264"/>
                      </a:xfrm>
                      <a:prstGeom prst="rect">
                        <a:avLst/>
                      </a:prstGeom>
                    </pic:spPr>
                  </pic:pic>
                </a:graphicData>
              </a:graphic>
            </wp:inline>
          </w:drawing>
        </w:r>
      </w:del>
      <w:ins w:id="26" w:author="Min Qiu" w:date="2016-06-16T11:32:00Z">
        <w:r w:rsidR="007447E9">
          <w:rPr>
            <w:noProof/>
            <w:lang w:eastAsia="zh-CN"/>
          </w:rPr>
          <w:drawing>
            <wp:inline distT="0" distB="0" distL="0" distR="0" wp14:anchorId="183CC433" wp14:editId="64980D68">
              <wp:extent cx="4991100" cy="2008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hendpoint.png"/>
                      <pic:cNvPicPr/>
                    </pic:nvPicPr>
                    <pic:blipFill>
                      <a:blip r:embed="rId31">
                        <a:extLst>
                          <a:ext uri="{28A0092B-C50C-407E-A947-70E740481C1C}">
                            <a14:useLocalDpi xmlns:a14="http://schemas.microsoft.com/office/drawing/2010/main" val="0"/>
                          </a:ext>
                        </a:extLst>
                      </a:blip>
                      <a:stretch>
                        <a:fillRect/>
                      </a:stretch>
                    </pic:blipFill>
                    <pic:spPr>
                      <a:xfrm>
                        <a:off x="0" y="0"/>
                        <a:ext cx="5036823" cy="2026569"/>
                      </a:xfrm>
                      <a:prstGeom prst="rect">
                        <a:avLst/>
                      </a:prstGeom>
                    </pic:spPr>
                  </pic:pic>
                </a:graphicData>
              </a:graphic>
            </wp:inline>
          </w:drawing>
        </w:r>
      </w:ins>
    </w:p>
    <w:p w14:paraId="2F117914" w14:textId="77777777" w:rsidR="0015108C" w:rsidRPr="0015108C" w:rsidRDefault="00962A77" w:rsidP="000B3C30">
      <w:pPr>
        <w:pStyle w:val="Heading2"/>
        <w:numPr>
          <w:ilvl w:val="0"/>
          <w:numId w:val="18"/>
        </w:numPr>
        <w:rPr>
          <w:rFonts w:ascii="Calibri" w:eastAsia="Times New Roman" w:hAnsi="Calibri" w:cs="Times New Roman"/>
          <w:i/>
        </w:rPr>
      </w:pPr>
      <w:r w:rsidRPr="0015108C">
        <w:rPr>
          <w:rFonts w:ascii="Calibri" w:eastAsia="Times New Roman" w:hAnsi="Calibri" w:cs="Times New Roman"/>
          <w:i/>
        </w:rPr>
        <w:lastRenderedPageBreak/>
        <w:t xml:space="preserve">Connect to the R Server edge node which is on Linux using Putty. </w:t>
      </w:r>
    </w:p>
    <w:p w14:paraId="2B04C108" w14:textId="70F62C61" w:rsidR="00962A77" w:rsidRPr="00962A77" w:rsidRDefault="00962A77" w:rsidP="0015108C">
      <w:pPr>
        <w:pStyle w:val="ListParagraph"/>
        <w:tabs>
          <w:tab w:val="left" w:pos="4269"/>
        </w:tabs>
      </w:pPr>
      <w:r>
        <w:rPr>
          <w:rFonts w:eastAsia="Times New Roman" w:cs="Times New Roman"/>
          <w:color w:val="000000"/>
        </w:rPr>
        <w:t xml:space="preserve">See more details </w:t>
      </w:r>
      <w:hyperlink r:id="rId32" w:anchor="connect-to-a-linux-based-hdinsight-cluster" w:history="1">
        <w:r w:rsidRPr="008D02B9">
          <w:rPr>
            <w:rStyle w:val="Hyperlink"/>
            <w:rFonts w:cs="Segoe UI"/>
            <w:color w:val="00ABEC"/>
          </w:rPr>
          <w:t>Connect to a Linux-based HDInsight cluster using PuTTY</w:t>
        </w:r>
      </w:hyperlink>
      <w:r w:rsidRPr="00962A77">
        <w:rPr>
          <w:rStyle w:val="Hyperlink"/>
          <w:color w:val="00ABEC"/>
        </w:rPr>
        <w:t>.</w:t>
      </w:r>
    </w:p>
    <w:p w14:paraId="16C38D5B" w14:textId="5BB126FE" w:rsidR="00F0257A" w:rsidRPr="00C258B7" w:rsidRDefault="00962A77"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C258B7">
        <w:rPr>
          <w:rFonts w:ascii="Calibri" w:eastAsia="Times New Roman" w:hAnsi="Calibri" w:cs="Times New Roman"/>
          <w:i/>
          <w:color w:val="2E74B5" w:themeColor="accent1" w:themeShade="BF"/>
        </w:rPr>
        <w:t>Open PuTTY</w:t>
      </w:r>
      <w:r w:rsidR="00F0257A" w:rsidRPr="00C258B7">
        <w:rPr>
          <w:rFonts w:ascii="Calibri" w:eastAsia="Times New Roman" w:hAnsi="Calibri" w:cs="Times New Roman"/>
          <w:i/>
          <w:color w:val="2E74B5" w:themeColor="accent1" w:themeShade="BF"/>
        </w:rPr>
        <w:t>.</w:t>
      </w:r>
    </w:p>
    <w:p w14:paraId="3631D7CF" w14:textId="3CC77C65" w:rsidR="00962A77" w:rsidRPr="008461C6" w:rsidRDefault="00962A77" w:rsidP="00962A77">
      <w:pPr>
        <w:pStyle w:val="ListParagraph"/>
        <w:tabs>
          <w:tab w:val="left" w:pos="4269"/>
        </w:tabs>
        <w:ind w:left="1440"/>
      </w:pPr>
      <w:r>
        <w:rPr>
          <w:noProof/>
          <w:lang w:eastAsia="zh-CN"/>
        </w:rPr>
        <w:drawing>
          <wp:inline distT="0" distB="0" distL="0" distR="0" wp14:anchorId="4BFC01F0" wp14:editId="7EA01469">
            <wp:extent cx="4305901" cy="41630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png"/>
                    <pic:cNvPicPr/>
                  </pic:nvPicPr>
                  <pic:blipFill>
                    <a:blip r:embed="rId33">
                      <a:extLst>
                        <a:ext uri="{28A0092B-C50C-407E-A947-70E740481C1C}">
                          <a14:useLocalDpi xmlns:a14="http://schemas.microsoft.com/office/drawing/2010/main" val="0"/>
                        </a:ext>
                      </a:extLst>
                    </a:blip>
                    <a:stretch>
                      <a:fillRect/>
                    </a:stretch>
                  </pic:blipFill>
                  <pic:spPr>
                    <a:xfrm>
                      <a:off x="0" y="0"/>
                      <a:ext cx="4305901" cy="4163006"/>
                    </a:xfrm>
                    <a:prstGeom prst="rect">
                      <a:avLst/>
                    </a:prstGeom>
                  </pic:spPr>
                </pic:pic>
              </a:graphicData>
            </a:graphic>
          </wp:inline>
        </w:drawing>
      </w:r>
    </w:p>
    <w:p w14:paraId="5F20FCB7" w14:textId="77777777" w:rsidR="00C258B7" w:rsidRDefault="00962A77" w:rsidP="00E10887">
      <w:pPr>
        <w:pStyle w:val="ListParagraph"/>
        <w:numPr>
          <w:ilvl w:val="1"/>
          <w:numId w:val="6"/>
        </w:numPr>
        <w:tabs>
          <w:tab w:val="left" w:pos="4269"/>
        </w:tabs>
        <w:rPr>
          <w:rFonts w:eastAsia="Times New Roman" w:cs="Times New Roman"/>
          <w:color w:val="000000"/>
        </w:rPr>
      </w:pPr>
      <w:r w:rsidRPr="00C258B7">
        <w:rPr>
          <w:rFonts w:ascii="Calibri" w:eastAsia="Times New Roman" w:hAnsi="Calibri" w:cs="Times New Roman"/>
          <w:i/>
          <w:color w:val="2E74B5" w:themeColor="accent1" w:themeShade="BF"/>
        </w:rPr>
        <w:t>In Category, select Session. From the Basic options for your PuTTY session screen, enter the SSH address of your HDInsight server in the Host name (or IP address) field.</w:t>
      </w:r>
      <w:r w:rsidRPr="00962A77">
        <w:rPr>
          <w:rFonts w:eastAsia="Times New Roman" w:cs="Times New Roman"/>
          <w:color w:val="000000"/>
        </w:rPr>
        <w:t xml:space="preserve"> </w:t>
      </w:r>
    </w:p>
    <w:p w14:paraId="0346D77F" w14:textId="77777777" w:rsidR="00C258B7" w:rsidRDefault="00C258B7" w:rsidP="00C258B7">
      <w:pPr>
        <w:pStyle w:val="ListParagraph"/>
        <w:tabs>
          <w:tab w:val="left" w:pos="4269"/>
        </w:tabs>
        <w:ind w:left="1440"/>
        <w:rPr>
          <w:rFonts w:eastAsia="Times New Roman" w:cs="Times New Roman"/>
          <w:color w:val="000000"/>
        </w:rPr>
      </w:pPr>
    </w:p>
    <w:p w14:paraId="4CD1D489" w14:textId="0F8BDA6A" w:rsidR="00962A77" w:rsidRPr="00962A77" w:rsidRDefault="00962A77" w:rsidP="00C258B7">
      <w:pPr>
        <w:pStyle w:val="ListParagraph"/>
        <w:tabs>
          <w:tab w:val="left" w:pos="4269"/>
        </w:tabs>
        <w:ind w:left="1440"/>
        <w:rPr>
          <w:rFonts w:eastAsia="Times New Roman" w:cs="Times New Roman"/>
          <w:color w:val="000000"/>
        </w:rPr>
      </w:pPr>
      <w:r w:rsidRPr="00962A77">
        <w:rPr>
          <w:rFonts w:eastAsia="Times New Roman" w:cs="Times New Roman"/>
          <w:color w:val="000000"/>
        </w:rPr>
        <w:t>There are two possible SSH addresses you may use when connecting to a cluster:</w:t>
      </w:r>
    </w:p>
    <w:p w14:paraId="28D36D54" w14:textId="7A05DF22" w:rsidR="00962A77" w:rsidRPr="00962A77" w:rsidRDefault="00962A77" w:rsidP="00E10887">
      <w:pPr>
        <w:numPr>
          <w:ilvl w:val="0"/>
          <w:numId w:val="7"/>
        </w:numPr>
        <w:shd w:val="clear" w:color="auto" w:fill="FFFFFF"/>
        <w:spacing w:before="100" w:beforeAutospacing="1" w:after="150" w:line="240" w:lineRule="auto"/>
        <w:rPr>
          <w:rFonts w:ascii="Segoe UI" w:eastAsia="Times New Roman" w:hAnsi="Segoe UI" w:cs="Segoe UI"/>
          <w:color w:val="505050"/>
          <w:sz w:val="24"/>
          <w:szCs w:val="24"/>
          <w:lang w:val="en" w:eastAsia="zh-CN"/>
        </w:rPr>
      </w:pPr>
      <w:r w:rsidRPr="005470B1">
        <w:rPr>
          <w:rFonts w:eastAsia="Times New Roman" w:cs="Segoe UI"/>
          <w:b/>
          <w:bCs/>
          <w:color w:val="505050"/>
          <w:sz w:val="24"/>
          <w:szCs w:val="24"/>
          <w:lang w:val="en" w:eastAsia="zh-CN"/>
        </w:rPr>
        <w:t>Head node address</w:t>
      </w:r>
      <w:r w:rsidRPr="00962A77">
        <w:rPr>
          <w:rFonts w:ascii="Segoe UI" w:eastAsia="Times New Roman" w:hAnsi="Segoe UI" w:cs="Segoe UI"/>
          <w:color w:val="505050"/>
          <w:sz w:val="24"/>
          <w:szCs w:val="24"/>
          <w:lang w:val="en" w:eastAsia="zh-CN"/>
        </w:rPr>
        <w:t xml:space="preserve">: </w:t>
      </w:r>
      <w:r w:rsidRPr="00962A77">
        <w:rPr>
          <w:rFonts w:eastAsia="Times New Roman" w:cs="Times New Roman"/>
          <w:color w:val="000000"/>
        </w:rPr>
        <w:t>To connect to the head node of</w:t>
      </w:r>
      <w:r w:rsidR="001D1756">
        <w:rPr>
          <w:rFonts w:eastAsia="Times New Roman" w:cs="Times New Roman"/>
          <w:color w:val="000000"/>
        </w:rPr>
        <w:t xml:space="preserve"> </w:t>
      </w:r>
      <w:r w:rsidRPr="00962A77">
        <w:rPr>
          <w:rFonts w:eastAsia="Times New Roman" w:cs="Times New Roman"/>
          <w:color w:val="000000"/>
        </w:rPr>
        <w:t>the cluster, use your cluster name, then</w:t>
      </w:r>
      <w:r w:rsidRPr="00962A77">
        <w:rPr>
          <w:rFonts w:ascii="Segoe UI" w:eastAsia="Times New Roman" w:hAnsi="Segoe UI" w:cs="Segoe UI"/>
          <w:color w:val="505050"/>
          <w:sz w:val="24"/>
          <w:szCs w:val="24"/>
          <w:lang w:val="en" w:eastAsia="zh-CN"/>
        </w:rPr>
        <w:t xml:space="preserve"> </w:t>
      </w:r>
      <w:r w:rsidRPr="005470B1">
        <w:rPr>
          <w:rFonts w:eastAsia="Times New Roman" w:cs="Segoe UI"/>
          <w:b/>
          <w:bCs/>
          <w:color w:val="505050"/>
          <w:sz w:val="24"/>
          <w:szCs w:val="24"/>
          <w:lang w:val="en" w:eastAsia="zh-CN"/>
        </w:rPr>
        <w:t>-ssh.azurehdinsight.net</w:t>
      </w:r>
      <w:r w:rsidRPr="00962A77">
        <w:rPr>
          <w:rFonts w:ascii="Segoe UI" w:eastAsia="Times New Roman" w:hAnsi="Segoe UI" w:cs="Segoe UI"/>
          <w:color w:val="505050"/>
          <w:sz w:val="24"/>
          <w:szCs w:val="24"/>
          <w:lang w:val="en" w:eastAsia="zh-CN"/>
        </w:rPr>
        <w:t xml:space="preserve">. </w:t>
      </w:r>
      <w:r w:rsidRPr="00962A77">
        <w:rPr>
          <w:rFonts w:eastAsia="Times New Roman" w:cs="Times New Roman"/>
          <w:color w:val="000000"/>
        </w:rPr>
        <w:t>For example,</w:t>
      </w:r>
      <w:r w:rsidRPr="00962A77">
        <w:rPr>
          <w:rFonts w:ascii="Segoe UI" w:eastAsia="Times New Roman" w:hAnsi="Segoe UI" w:cs="Segoe UI"/>
          <w:color w:val="505050"/>
          <w:sz w:val="24"/>
          <w:szCs w:val="24"/>
          <w:lang w:val="en" w:eastAsia="zh-CN"/>
        </w:rPr>
        <w:t xml:space="preserve"> </w:t>
      </w:r>
      <w:r w:rsidRPr="005470B1">
        <w:rPr>
          <w:rFonts w:eastAsia="Times New Roman" w:cs="Segoe UI"/>
          <w:b/>
          <w:bCs/>
          <w:color w:val="505050"/>
          <w:sz w:val="24"/>
          <w:szCs w:val="24"/>
          <w:lang w:val="en" w:eastAsia="zh-CN"/>
        </w:rPr>
        <w:t>mycluster-ssh.azurehdinsight.net</w:t>
      </w:r>
      <w:r w:rsidRPr="00962A77">
        <w:rPr>
          <w:rFonts w:ascii="Segoe UI" w:eastAsia="Times New Roman" w:hAnsi="Segoe UI" w:cs="Segoe UI"/>
          <w:color w:val="505050"/>
          <w:sz w:val="24"/>
          <w:szCs w:val="24"/>
          <w:lang w:val="en" w:eastAsia="zh-CN"/>
        </w:rPr>
        <w:t>.</w:t>
      </w:r>
    </w:p>
    <w:p w14:paraId="5215F606" w14:textId="7B030E62" w:rsidR="00962A77" w:rsidRPr="00962A77" w:rsidRDefault="00962A77" w:rsidP="00E10887">
      <w:pPr>
        <w:numPr>
          <w:ilvl w:val="0"/>
          <w:numId w:val="7"/>
        </w:numPr>
        <w:shd w:val="clear" w:color="auto" w:fill="FFFFFF"/>
        <w:spacing w:before="100" w:beforeAutospacing="1" w:after="150" w:line="240" w:lineRule="auto"/>
        <w:rPr>
          <w:rFonts w:ascii="Segoe UI" w:eastAsia="Times New Roman" w:hAnsi="Segoe UI" w:cs="Segoe UI"/>
          <w:color w:val="505050"/>
          <w:sz w:val="24"/>
          <w:szCs w:val="24"/>
          <w:lang w:val="en" w:eastAsia="zh-CN"/>
        </w:rPr>
      </w:pPr>
      <w:r w:rsidRPr="005470B1">
        <w:rPr>
          <w:rFonts w:eastAsia="Times New Roman" w:cs="Segoe UI"/>
          <w:b/>
          <w:bCs/>
          <w:color w:val="505050"/>
          <w:sz w:val="24"/>
          <w:szCs w:val="24"/>
          <w:lang w:val="en" w:eastAsia="zh-CN"/>
        </w:rPr>
        <w:t>Edge node address</w:t>
      </w:r>
      <w:r w:rsidRPr="00962A77">
        <w:rPr>
          <w:rFonts w:eastAsia="Times New Roman" w:cs="Times New Roman"/>
          <w:color w:val="000000"/>
        </w:rPr>
        <w:t xml:space="preserve">: </w:t>
      </w:r>
      <w:r w:rsidR="006C3216" w:rsidRPr="006C3216">
        <w:rPr>
          <w:rFonts w:eastAsia="Times New Roman" w:cs="Times New Roman"/>
          <w:color w:val="000000"/>
        </w:rPr>
        <w:t>(this is the option we are using in this demo)</w:t>
      </w:r>
      <w:r w:rsidR="006C3216">
        <w:rPr>
          <w:rFonts w:eastAsia="Times New Roman" w:cs="Times New Roman"/>
          <w:color w:val="000000"/>
        </w:rPr>
        <w:t xml:space="preserve">. </w:t>
      </w:r>
      <w:r w:rsidRPr="00962A77">
        <w:rPr>
          <w:rFonts w:eastAsia="Times New Roman" w:cs="Times New Roman"/>
          <w:color w:val="000000"/>
        </w:rPr>
        <w:t>If you are connecting to an R Server on HDInsight cluster, you can connect to the R Server edge node using the address</w:t>
      </w:r>
      <w:r w:rsidRPr="00962A77">
        <w:rPr>
          <w:rFonts w:ascii="Segoe UI" w:eastAsia="Times New Roman" w:hAnsi="Segoe UI" w:cs="Segoe UI"/>
          <w:color w:val="505050"/>
          <w:sz w:val="24"/>
          <w:szCs w:val="24"/>
          <w:lang w:val="en" w:eastAsia="zh-CN"/>
        </w:rPr>
        <w:t xml:space="preserve"> </w:t>
      </w:r>
      <w:r w:rsidRPr="005470B1">
        <w:rPr>
          <w:rFonts w:eastAsia="Times New Roman" w:cs="Segoe UI"/>
          <w:b/>
          <w:bCs/>
          <w:color w:val="505050"/>
          <w:sz w:val="24"/>
          <w:szCs w:val="24"/>
          <w:lang w:val="en" w:eastAsia="zh-CN"/>
        </w:rPr>
        <w:t>RServer.CLUSTERNAME.ssh.azurehdinsight.net</w:t>
      </w:r>
      <w:r w:rsidRPr="00962A77">
        <w:rPr>
          <w:rFonts w:eastAsia="Times New Roman" w:cs="Segoe UI"/>
          <w:b/>
          <w:bCs/>
          <w:color w:val="505050"/>
          <w:sz w:val="24"/>
          <w:szCs w:val="24"/>
          <w:lang w:val="en" w:eastAsia="zh-CN"/>
        </w:rPr>
        <w:t>,</w:t>
      </w:r>
      <w:r w:rsidRPr="00962A77">
        <w:rPr>
          <w:rFonts w:eastAsia="Times New Roman" w:cs="Times New Roman"/>
          <w:color w:val="000000"/>
        </w:rPr>
        <w:t xml:space="preserve"> where CLUSTERNAME is the name of your cluster. For example,</w:t>
      </w:r>
      <w:r w:rsidRPr="00962A77">
        <w:rPr>
          <w:rFonts w:ascii="Segoe UI" w:eastAsia="Times New Roman" w:hAnsi="Segoe UI" w:cs="Segoe UI"/>
          <w:color w:val="505050"/>
          <w:sz w:val="24"/>
          <w:szCs w:val="24"/>
          <w:lang w:val="en" w:eastAsia="zh-CN"/>
        </w:rPr>
        <w:t xml:space="preserve"> </w:t>
      </w:r>
      <w:r w:rsidRPr="005470B1">
        <w:rPr>
          <w:rFonts w:eastAsia="Times New Roman" w:cs="Segoe UI"/>
          <w:b/>
          <w:bCs/>
          <w:color w:val="505050"/>
          <w:sz w:val="24"/>
          <w:szCs w:val="24"/>
          <w:lang w:val="en" w:eastAsia="zh-CN"/>
        </w:rPr>
        <w:t>RServer.mycluster.ssh.azurehdinsight.net</w:t>
      </w:r>
      <w:r w:rsidRPr="00962A77">
        <w:rPr>
          <w:rFonts w:ascii="Segoe UI" w:eastAsia="Times New Roman" w:hAnsi="Segoe UI" w:cs="Segoe UI"/>
          <w:color w:val="505050"/>
          <w:sz w:val="24"/>
          <w:szCs w:val="24"/>
          <w:lang w:val="en" w:eastAsia="zh-CN"/>
        </w:rPr>
        <w:t>.</w:t>
      </w:r>
    </w:p>
    <w:p w14:paraId="1CDA217C" w14:textId="0EE36224" w:rsidR="001976AF" w:rsidRDefault="005470B1" w:rsidP="005470B1">
      <w:pPr>
        <w:tabs>
          <w:tab w:val="left" w:pos="4269"/>
        </w:tabs>
        <w:jc w:val="center"/>
      </w:pPr>
      <w:r>
        <w:rPr>
          <w:noProof/>
          <w:lang w:eastAsia="zh-CN"/>
        </w:rPr>
        <w:lastRenderedPageBreak/>
        <w:drawing>
          <wp:inline distT="0" distB="0" distL="0" distR="0" wp14:anchorId="1AC49B26" wp14:editId="4D04097A">
            <wp:extent cx="4304762" cy="41619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yaddress.png"/>
                    <pic:cNvPicPr/>
                  </pic:nvPicPr>
                  <pic:blipFill>
                    <a:blip r:embed="rId34">
                      <a:extLst>
                        <a:ext uri="{28A0092B-C50C-407E-A947-70E740481C1C}">
                          <a14:useLocalDpi xmlns:a14="http://schemas.microsoft.com/office/drawing/2010/main" val="0"/>
                        </a:ext>
                      </a:extLst>
                    </a:blip>
                    <a:stretch>
                      <a:fillRect/>
                    </a:stretch>
                  </pic:blipFill>
                  <pic:spPr>
                    <a:xfrm>
                      <a:off x="0" y="0"/>
                      <a:ext cx="4304762" cy="4161905"/>
                    </a:xfrm>
                    <a:prstGeom prst="rect">
                      <a:avLst/>
                    </a:prstGeom>
                  </pic:spPr>
                </pic:pic>
              </a:graphicData>
            </a:graphic>
          </wp:inline>
        </w:drawing>
      </w:r>
    </w:p>
    <w:p w14:paraId="1B76D6E5" w14:textId="21CF5A77" w:rsidR="00512473" w:rsidRPr="00561966" w:rsidRDefault="00512473" w:rsidP="00E10887">
      <w:pPr>
        <w:pStyle w:val="ListParagraph"/>
        <w:numPr>
          <w:ilvl w:val="1"/>
          <w:numId w:val="6"/>
        </w:numPr>
        <w:tabs>
          <w:tab w:val="left" w:pos="4269"/>
        </w:tabs>
        <w:rPr>
          <w:rFonts w:eastAsia="Times New Roman" w:cs="Times New Roman"/>
          <w:color w:val="000000"/>
        </w:rPr>
      </w:pPr>
      <w:r>
        <w:rPr>
          <w:rFonts w:eastAsia="Times New Roman" w:cs="Times New Roman"/>
          <w:color w:val="000000"/>
        </w:rPr>
        <w:t>In order to run R Studio script on the R studio client, you need to also</w:t>
      </w:r>
      <w:r w:rsidR="00561966">
        <w:rPr>
          <w:rFonts w:eastAsia="Times New Roman" w:cs="Times New Roman"/>
          <w:color w:val="000000"/>
        </w:rPr>
        <w:t xml:space="preserve"> create a SSH tunnel to the cluster</w:t>
      </w:r>
      <w:r w:rsidR="00561966" w:rsidRPr="00561966">
        <w:rPr>
          <w:rFonts w:cs="Segoe UI"/>
        </w:rPr>
        <w:t xml:space="preserve"> </w:t>
      </w:r>
      <w:r w:rsidR="00561966" w:rsidRPr="00950183">
        <w:rPr>
          <w:rFonts w:cs="Segoe UI"/>
        </w:rPr>
        <w:t>mapping</w:t>
      </w:r>
      <w:r w:rsidR="00561966" w:rsidRPr="00950183">
        <w:rPr>
          <w:rStyle w:val="apple-converted-space"/>
          <w:rFonts w:cs="Segoe UI"/>
        </w:rPr>
        <w:t> </w:t>
      </w:r>
      <w:r w:rsidR="00561966" w:rsidRPr="00950183">
        <w:rPr>
          <w:rStyle w:val="HTMLCode"/>
          <w:rFonts w:asciiTheme="minorHAnsi" w:eastAsiaTheme="minorHAnsi" w:hAnsiTheme="minorHAnsi"/>
          <w:color w:val="C7254E"/>
          <w:sz w:val="21"/>
          <w:szCs w:val="21"/>
          <w:shd w:val="clear" w:color="auto" w:fill="F9F2F4"/>
        </w:rPr>
        <w:t>localhost:8787</w:t>
      </w:r>
      <w:r w:rsidR="00561966" w:rsidRPr="00950183">
        <w:rPr>
          <w:rStyle w:val="apple-converted-space"/>
          <w:rFonts w:cs="Segoe UI"/>
          <w:color w:val="505050"/>
        </w:rPr>
        <w:t> </w:t>
      </w:r>
      <w:r w:rsidR="00561966" w:rsidRPr="00950183">
        <w:rPr>
          <w:rFonts w:cs="Segoe UI"/>
        </w:rPr>
        <w:t>on the HDInsight cluster to the client machine. You must create an SSH tunnel before opening a new browser session.</w:t>
      </w:r>
    </w:p>
    <w:p w14:paraId="188F2CE5" w14:textId="7F1D7F76" w:rsidR="00645FC4" w:rsidRPr="00D23FA4" w:rsidRDefault="004961A6" w:rsidP="00E10887">
      <w:pPr>
        <w:pStyle w:val="ListParagraph"/>
        <w:numPr>
          <w:ilvl w:val="2"/>
          <w:numId w:val="6"/>
        </w:numPr>
        <w:tabs>
          <w:tab w:val="left" w:pos="4269"/>
        </w:tabs>
        <w:ind w:left="1710" w:hanging="270"/>
        <w:rPr>
          <w:rFonts w:cs="Segoe UI"/>
          <w:shd w:val="pct15" w:color="auto" w:fill="FFFFFF"/>
        </w:rPr>
      </w:pPr>
      <w:r>
        <w:rPr>
          <w:rFonts w:cs="Segoe UI"/>
        </w:rPr>
        <w:t xml:space="preserve">Option 1: </w:t>
      </w:r>
      <w:r w:rsidR="00645FC4" w:rsidRPr="004961A6">
        <w:rPr>
          <w:rFonts w:ascii="Calibri" w:eastAsia="Times New Roman" w:hAnsi="Calibri" w:cs="Times New Roman"/>
          <w:i/>
          <w:color w:val="2E74B5" w:themeColor="accent1" w:themeShade="BF"/>
        </w:rPr>
        <w:t>On a Linux client or a Windows client (using </w:t>
      </w:r>
      <w:hyperlink r:id="rId35" w:history="1">
        <w:r w:rsidR="00645FC4" w:rsidRPr="004961A6">
          <w:rPr>
            <w:rFonts w:ascii="Calibri" w:eastAsia="Times New Roman" w:hAnsi="Calibri" w:cs="Times New Roman"/>
            <w:i/>
            <w:color w:val="2E74B5" w:themeColor="accent1" w:themeShade="BF"/>
          </w:rPr>
          <w:t>Cygwin</w:t>
        </w:r>
      </w:hyperlink>
      <w:r w:rsidR="00645FC4" w:rsidRPr="004961A6">
        <w:rPr>
          <w:rFonts w:ascii="Calibri" w:eastAsia="Times New Roman" w:hAnsi="Calibri" w:cs="Times New Roman"/>
          <w:i/>
          <w:color w:val="2E74B5" w:themeColor="accent1" w:themeShade="BF"/>
        </w:rPr>
        <w:t>), open a terminal session and use the following command.</w:t>
      </w:r>
    </w:p>
    <w:p w14:paraId="47BA0B28" w14:textId="77777777" w:rsidR="00645FC4" w:rsidRPr="004961A6" w:rsidRDefault="00645FC4" w:rsidP="00E10887">
      <w:pPr>
        <w:pStyle w:val="ListParagraph"/>
        <w:numPr>
          <w:ilvl w:val="2"/>
          <w:numId w:val="10"/>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 xml:space="preserve">ssh -L localhost:8787:localhost:8787 </w:t>
      </w:r>
      <w:hyperlink r:id="rId36" w:history="1">
        <w:r w:rsidRPr="004961A6">
          <w:rPr>
            <w:rFonts w:ascii="Calibri" w:eastAsia="Times New Roman" w:hAnsi="Calibri" w:cs="Times New Roman"/>
            <w:i/>
            <w:color w:val="2E74B5" w:themeColor="accent1" w:themeShade="BF"/>
          </w:rPr>
          <w:t>USERNAME@rserver.CLUSTERNAME.ssh.azurehdinsight.net</w:t>
        </w:r>
      </w:hyperlink>
    </w:p>
    <w:p w14:paraId="474ADFB0" w14:textId="77777777" w:rsidR="00645FC4" w:rsidRPr="004961A6" w:rsidRDefault="00645FC4" w:rsidP="00E10887">
      <w:pPr>
        <w:pStyle w:val="ListParagraph"/>
        <w:numPr>
          <w:ilvl w:val="2"/>
          <w:numId w:val="10"/>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Replace </w:t>
      </w:r>
      <w:r w:rsidRPr="004961A6">
        <w:rPr>
          <w:rFonts w:ascii="Calibri" w:eastAsia="Times New Roman" w:hAnsi="Calibri" w:cs="Times New Roman"/>
          <w:b/>
          <w:bCs/>
          <w:i/>
          <w:color w:val="2E74B5" w:themeColor="accent1" w:themeShade="BF"/>
        </w:rPr>
        <w:t>USERNAME</w:t>
      </w:r>
      <w:r w:rsidRPr="004961A6">
        <w:rPr>
          <w:rFonts w:ascii="Calibri" w:eastAsia="Times New Roman" w:hAnsi="Calibri" w:cs="Times New Roman"/>
          <w:i/>
          <w:color w:val="2E74B5" w:themeColor="accent1" w:themeShade="BF"/>
        </w:rPr>
        <w:t xml:space="preserve"> with an SSH user for your HDInsight cluster, and replace </w:t>
      </w:r>
      <w:r w:rsidRPr="004961A6">
        <w:rPr>
          <w:rFonts w:ascii="Calibri" w:eastAsia="Times New Roman" w:hAnsi="Calibri" w:cs="Times New Roman"/>
          <w:b/>
          <w:bCs/>
          <w:i/>
          <w:color w:val="2E74B5" w:themeColor="accent1" w:themeShade="BF"/>
        </w:rPr>
        <w:t>CLUSTERNAME</w:t>
      </w:r>
      <w:r w:rsidRPr="004961A6">
        <w:rPr>
          <w:rFonts w:ascii="Calibri" w:eastAsia="Times New Roman" w:hAnsi="Calibri" w:cs="Times New Roman"/>
          <w:i/>
          <w:color w:val="2E74B5" w:themeColor="accent1" w:themeShade="BF"/>
        </w:rPr>
        <w:t> with the name of your HDInsight cluster</w:t>
      </w:r>
    </w:p>
    <w:p w14:paraId="1E743AD5" w14:textId="1E83DA04" w:rsidR="00645FC4" w:rsidRPr="008E5801" w:rsidRDefault="004961A6" w:rsidP="00E10887">
      <w:pPr>
        <w:pStyle w:val="ListParagraph"/>
        <w:numPr>
          <w:ilvl w:val="2"/>
          <w:numId w:val="6"/>
        </w:numPr>
        <w:tabs>
          <w:tab w:val="left" w:pos="4269"/>
        </w:tabs>
        <w:ind w:left="1710" w:hanging="270"/>
        <w:rPr>
          <w:ins w:id="27" w:author="Min Qiu" w:date="2016-06-16T11:42:00Z"/>
          <w:rFonts w:cs="Segoe UI"/>
          <w:shd w:val="pct15" w:color="auto" w:fill="FFFFFF"/>
          <w:rPrChange w:id="28" w:author="Min Qiu" w:date="2016-06-16T11:42:00Z">
            <w:rPr>
              <w:ins w:id="29" w:author="Min Qiu" w:date="2016-06-16T11:42:00Z"/>
              <w:rFonts w:ascii="Calibri" w:eastAsia="Times New Roman" w:hAnsi="Calibri" w:cs="Times New Roman"/>
              <w:i/>
              <w:color w:val="2E74B5" w:themeColor="accent1" w:themeShade="BF"/>
            </w:rPr>
          </w:rPrChange>
        </w:rPr>
      </w:pPr>
      <w:r>
        <w:rPr>
          <w:rFonts w:cs="Segoe UI"/>
        </w:rPr>
        <w:t xml:space="preserve">Option 2: </w:t>
      </w:r>
      <w:r w:rsidR="00645FC4" w:rsidRPr="004961A6">
        <w:rPr>
          <w:rFonts w:ascii="Calibri" w:eastAsia="Times New Roman" w:hAnsi="Calibri" w:cs="Times New Roman"/>
          <w:i/>
          <w:color w:val="2E74B5" w:themeColor="accent1" w:themeShade="BF"/>
        </w:rPr>
        <w:t xml:space="preserve">On a Windows client create </w:t>
      </w:r>
      <w:del w:id="30" w:author="Min Qiu" w:date="2016-06-16T11:41:00Z">
        <w:r w:rsidR="00645FC4" w:rsidRPr="004961A6" w:rsidDel="008E5801">
          <w:rPr>
            <w:rFonts w:ascii="Calibri" w:eastAsia="Times New Roman" w:hAnsi="Calibri" w:cs="Times New Roman"/>
            <w:i/>
            <w:color w:val="2E74B5" w:themeColor="accent1" w:themeShade="BF"/>
          </w:rPr>
          <w:delText xml:space="preserve">an </w:delText>
        </w:r>
      </w:del>
      <w:ins w:id="31" w:author="Min Qiu" w:date="2016-06-16T11:41:00Z">
        <w:r w:rsidR="008E5801">
          <w:rPr>
            <w:rFonts w:ascii="Calibri" w:eastAsia="Times New Roman" w:hAnsi="Calibri" w:cs="Times New Roman"/>
            <w:i/>
            <w:color w:val="2E74B5" w:themeColor="accent1" w:themeShade="BF"/>
          </w:rPr>
          <w:t xml:space="preserve"> two</w:t>
        </w:r>
        <w:r w:rsidR="008E5801" w:rsidRPr="004961A6">
          <w:rPr>
            <w:rFonts w:ascii="Calibri" w:eastAsia="Times New Roman" w:hAnsi="Calibri" w:cs="Times New Roman"/>
            <w:i/>
            <w:color w:val="2E74B5" w:themeColor="accent1" w:themeShade="BF"/>
          </w:rPr>
          <w:t xml:space="preserve"> </w:t>
        </w:r>
      </w:ins>
      <w:r w:rsidR="00645FC4" w:rsidRPr="004961A6">
        <w:rPr>
          <w:rFonts w:ascii="Calibri" w:eastAsia="Times New Roman" w:hAnsi="Calibri" w:cs="Times New Roman"/>
          <w:i/>
          <w:color w:val="2E74B5" w:themeColor="accent1" w:themeShade="BF"/>
        </w:rPr>
        <w:t>SSH tunnel</w:t>
      </w:r>
      <w:ins w:id="32" w:author="Min Qiu" w:date="2016-06-16T11:42:00Z">
        <w:r w:rsidR="008E5801">
          <w:rPr>
            <w:rFonts w:ascii="Calibri" w:eastAsia="Times New Roman" w:hAnsi="Calibri" w:cs="Times New Roman"/>
            <w:i/>
            <w:color w:val="2E74B5" w:themeColor="accent1" w:themeShade="BF"/>
          </w:rPr>
          <w:t>s using</w:t>
        </w:r>
      </w:ins>
      <w:r w:rsidR="00645FC4" w:rsidRPr="004961A6">
        <w:rPr>
          <w:rFonts w:ascii="Calibri" w:eastAsia="Times New Roman" w:hAnsi="Calibri" w:cs="Times New Roman"/>
          <w:i/>
          <w:color w:val="2E74B5" w:themeColor="accent1" w:themeShade="BF"/>
        </w:rPr>
        <w:t xml:space="preserve"> PuTTY.</w:t>
      </w:r>
    </w:p>
    <w:p w14:paraId="434F96C2" w14:textId="3557F118" w:rsidR="008E5801" w:rsidRPr="008E5801" w:rsidRDefault="008E5801">
      <w:pPr>
        <w:pStyle w:val="ListParagraph"/>
        <w:tabs>
          <w:tab w:val="left" w:pos="4269"/>
        </w:tabs>
        <w:ind w:left="1710"/>
        <w:rPr>
          <w:rFonts w:cs="Segoe UI"/>
          <w:rPrChange w:id="33" w:author="Min Qiu" w:date="2016-06-16T11:43:00Z">
            <w:rPr>
              <w:rFonts w:cs="Segoe UI"/>
              <w:shd w:val="pct15" w:color="auto" w:fill="FFFFFF"/>
            </w:rPr>
          </w:rPrChange>
        </w:rPr>
        <w:pPrChange w:id="34" w:author="Min Qiu" w:date="2016-06-16T11:42:00Z">
          <w:pPr>
            <w:pStyle w:val="ListParagraph"/>
            <w:numPr>
              <w:ilvl w:val="2"/>
              <w:numId w:val="6"/>
            </w:numPr>
            <w:tabs>
              <w:tab w:val="left" w:pos="4269"/>
            </w:tabs>
            <w:ind w:left="1710" w:hanging="270"/>
          </w:pPr>
        </w:pPrChange>
      </w:pPr>
      <w:ins w:id="35" w:author="Min Qiu" w:date="2016-06-16T11:42:00Z">
        <w:r>
          <w:rPr>
            <w:rFonts w:cs="Segoe UI"/>
          </w:rPr>
          <w:t>We are going to create two SSH tunnels.</w:t>
        </w:r>
        <w:r w:rsidRPr="008E5801">
          <w:rPr>
            <w:rFonts w:cs="Segoe UI"/>
            <w:rPrChange w:id="36" w:author="Min Qiu" w:date="2016-06-16T11:43:00Z">
              <w:rPr>
                <w:rFonts w:cs="Segoe UI"/>
                <w:shd w:val="pct15" w:color="auto" w:fill="FFFFFF"/>
              </w:rPr>
            </w:rPrChange>
          </w:rPr>
          <w:t xml:space="preserve">  One is for R Studio, one for the JosephMar</w:t>
        </w:r>
      </w:ins>
      <w:ins w:id="37" w:author="Min Qiu" w:date="2016-06-16T11:44:00Z">
        <w:r w:rsidR="00CD62AD">
          <w:rPr>
            <w:rFonts w:cs="Segoe UI"/>
          </w:rPr>
          <w:t>t</w:t>
        </w:r>
      </w:ins>
      <w:ins w:id="38" w:author="Min Qiu" w:date="2016-06-16T11:42:00Z">
        <w:r w:rsidRPr="008E5801">
          <w:rPr>
            <w:rFonts w:cs="Segoe UI"/>
            <w:rPrChange w:id="39" w:author="Min Qiu" w:date="2016-06-16T11:43:00Z">
              <w:rPr>
                <w:rFonts w:cs="Segoe UI"/>
                <w:shd w:val="pct15" w:color="auto" w:fill="FFFFFF"/>
              </w:rPr>
            </w:rPrChange>
          </w:rPr>
          <w:t xml:space="preserve"> website</w:t>
        </w:r>
      </w:ins>
    </w:p>
    <w:p w14:paraId="6C01B353" w14:textId="77777777" w:rsidR="00645FC4" w:rsidRPr="00370AA7" w:rsidRDefault="00645FC4" w:rsidP="00E10887">
      <w:pPr>
        <w:pStyle w:val="ListParagraph"/>
        <w:numPr>
          <w:ilvl w:val="2"/>
          <w:numId w:val="9"/>
        </w:numPr>
        <w:tabs>
          <w:tab w:val="left" w:pos="4269"/>
        </w:tabs>
        <w:rPr>
          <w:rFonts w:cs="Segoe UI"/>
          <w:shd w:val="pct15" w:color="auto" w:fill="FFFFFF"/>
        </w:rPr>
      </w:pPr>
      <w:r w:rsidRPr="004961A6">
        <w:rPr>
          <w:rFonts w:ascii="Calibri" w:eastAsia="Times New Roman" w:hAnsi="Calibri" w:cs="Times New Roman"/>
          <w:i/>
          <w:color w:val="2E74B5" w:themeColor="accent1" w:themeShade="BF"/>
        </w:rPr>
        <w:t>Open PuTTY, and enter your connection information.</w:t>
      </w:r>
      <w:r w:rsidRPr="00370AA7">
        <w:rPr>
          <w:rFonts w:cs="Segoe UI"/>
        </w:rPr>
        <w:t xml:space="preserve"> If you are not familiar with PuTTY, see</w:t>
      </w:r>
      <w:r w:rsidRPr="00370AA7">
        <w:rPr>
          <w:rStyle w:val="apple-converted-space"/>
          <w:rFonts w:cs="Segoe UI"/>
        </w:rPr>
        <w:t> </w:t>
      </w:r>
      <w:hyperlink r:id="rId37" w:history="1">
        <w:r w:rsidRPr="00370AA7">
          <w:rPr>
            <w:rStyle w:val="Hyperlink"/>
            <w:rFonts w:cs="Segoe UI"/>
            <w:color w:val="00ABEC"/>
          </w:rPr>
          <w:t>Use SSH with Linux-based Hadoop on HDInsight from Windows</w:t>
        </w:r>
      </w:hyperlink>
      <w:r w:rsidRPr="00370AA7">
        <w:rPr>
          <w:rStyle w:val="apple-converted-space"/>
          <w:rFonts w:cs="Segoe UI"/>
          <w:color w:val="505050"/>
        </w:rPr>
        <w:t> </w:t>
      </w:r>
      <w:r w:rsidRPr="00370AA7">
        <w:rPr>
          <w:rFonts w:cs="Segoe UI"/>
        </w:rPr>
        <w:t>for information on how to use it with HDInsight</w:t>
      </w:r>
      <w:r>
        <w:rPr>
          <w:rFonts w:cs="Segoe UI"/>
        </w:rPr>
        <w:t>.</w:t>
      </w:r>
    </w:p>
    <w:p w14:paraId="18496EF7" w14:textId="77777777"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In the </w:t>
      </w:r>
      <w:r w:rsidRPr="004961A6">
        <w:rPr>
          <w:rFonts w:ascii="Calibri" w:eastAsia="Times New Roman" w:hAnsi="Calibri" w:cs="Times New Roman"/>
          <w:b/>
          <w:bCs/>
          <w:i/>
          <w:color w:val="2E74B5" w:themeColor="accent1" w:themeShade="BF"/>
        </w:rPr>
        <w:t>Category</w:t>
      </w:r>
      <w:r w:rsidRPr="004961A6">
        <w:rPr>
          <w:rFonts w:ascii="Calibri" w:eastAsia="Times New Roman" w:hAnsi="Calibri" w:cs="Times New Roman"/>
          <w:i/>
          <w:color w:val="2E74B5" w:themeColor="accent1" w:themeShade="BF"/>
        </w:rPr>
        <w:t> section to the left of the dialog, expand </w:t>
      </w:r>
      <w:r w:rsidRPr="004961A6">
        <w:rPr>
          <w:rFonts w:ascii="Calibri" w:eastAsia="Times New Roman" w:hAnsi="Calibri" w:cs="Times New Roman"/>
          <w:b/>
          <w:bCs/>
          <w:i/>
          <w:color w:val="2E74B5" w:themeColor="accent1" w:themeShade="BF"/>
        </w:rPr>
        <w:t>Connection</w:t>
      </w:r>
      <w:r w:rsidRPr="004961A6">
        <w:rPr>
          <w:rFonts w:ascii="Calibri" w:eastAsia="Times New Roman" w:hAnsi="Calibri" w:cs="Times New Roman"/>
          <w:i/>
          <w:color w:val="2E74B5" w:themeColor="accent1" w:themeShade="BF"/>
        </w:rPr>
        <w:t>, expand </w:t>
      </w:r>
      <w:r w:rsidRPr="004961A6">
        <w:rPr>
          <w:rFonts w:ascii="Calibri" w:eastAsia="Times New Roman" w:hAnsi="Calibri" w:cs="Times New Roman"/>
          <w:b/>
          <w:bCs/>
          <w:i/>
          <w:color w:val="2E74B5" w:themeColor="accent1" w:themeShade="BF"/>
        </w:rPr>
        <w:t>SSH</w:t>
      </w:r>
      <w:r w:rsidRPr="004961A6">
        <w:rPr>
          <w:rFonts w:ascii="Calibri" w:eastAsia="Times New Roman" w:hAnsi="Calibri" w:cs="Times New Roman"/>
          <w:i/>
          <w:color w:val="2E74B5" w:themeColor="accent1" w:themeShade="BF"/>
        </w:rPr>
        <w:t>, and then select </w:t>
      </w:r>
      <w:r w:rsidRPr="004961A6">
        <w:rPr>
          <w:rFonts w:ascii="Calibri" w:eastAsia="Times New Roman" w:hAnsi="Calibri" w:cs="Times New Roman"/>
          <w:b/>
          <w:bCs/>
          <w:i/>
          <w:color w:val="2E74B5" w:themeColor="accent1" w:themeShade="BF"/>
        </w:rPr>
        <w:t>Tunnels</w:t>
      </w:r>
      <w:r w:rsidRPr="004961A6">
        <w:rPr>
          <w:rFonts w:ascii="Calibri" w:eastAsia="Times New Roman" w:hAnsi="Calibri" w:cs="Times New Roman"/>
          <w:i/>
          <w:color w:val="2E74B5" w:themeColor="accent1" w:themeShade="BF"/>
        </w:rPr>
        <w:t>.</w:t>
      </w:r>
    </w:p>
    <w:p w14:paraId="5432BE4A" w14:textId="1A0CDD1C"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Provide the following information on the </w:t>
      </w:r>
      <w:r w:rsidRPr="004961A6">
        <w:rPr>
          <w:rFonts w:ascii="Calibri" w:eastAsia="Times New Roman" w:hAnsi="Calibri" w:cs="Times New Roman"/>
          <w:b/>
          <w:bCs/>
          <w:i/>
          <w:color w:val="2E74B5" w:themeColor="accent1" w:themeShade="BF"/>
        </w:rPr>
        <w:t xml:space="preserve">Options controlling SSH port forwarding </w:t>
      </w:r>
      <w:r w:rsidRPr="004961A6">
        <w:rPr>
          <w:rFonts w:ascii="Calibri" w:eastAsia="Times New Roman" w:hAnsi="Calibri" w:cs="Times New Roman"/>
          <w:i/>
          <w:color w:val="2E74B5" w:themeColor="accent1" w:themeShade="BF"/>
        </w:rPr>
        <w:t>form</w:t>
      </w:r>
      <w:ins w:id="40" w:author="Min Qiu" w:date="2016-06-16T11:41:00Z">
        <w:r w:rsidR="008E5801">
          <w:rPr>
            <w:rFonts w:ascii="Calibri" w:eastAsia="Times New Roman" w:hAnsi="Calibri" w:cs="Times New Roman"/>
            <w:i/>
            <w:color w:val="2E74B5" w:themeColor="accent1" w:themeShade="BF"/>
          </w:rPr>
          <w:t xml:space="preserve"> for R Studio</w:t>
        </w:r>
      </w:ins>
      <w:r w:rsidRPr="004961A6">
        <w:rPr>
          <w:rFonts w:ascii="Calibri" w:eastAsia="Times New Roman" w:hAnsi="Calibri" w:cs="Times New Roman"/>
          <w:i/>
          <w:color w:val="2E74B5" w:themeColor="accent1" w:themeShade="BF"/>
        </w:rPr>
        <w:t>:</w:t>
      </w:r>
    </w:p>
    <w:p w14:paraId="39BAFE71" w14:textId="77777777" w:rsidR="00645FC4" w:rsidRPr="00107E97"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t>Source port</w:t>
      </w:r>
      <w:r w:rsidRPr="00FC3D78">
        <w:rPr>
          <w:rStyle w:val="apple-converted-space"/>
          <w:rFonts w:cs="Segoe UI"/>
        </w:rPr>
        <w:t> </w:t>
      </w:r>
      <w:r w:rsidRPr="00FC3D78">
        <w:rPr>
          <w:rFonts w:cs="Segoe UI"/>
        </w:rPr>
        <w:t>- The port on the client that you wish to forward. For example,</w:t>
      </w:r>
      <w:r w:rsidRPr="00FC3D78">
        <w:rPr>
          <w:rStyle w:val="apple-converted-space"/>
          <w:rFonts w:cs="Segoe UI"/>
        </w:rPr>
        <w:t> </w:t>
      </w:r>
      <w:r w:rsidRPr="00AD73D7">
        <w:rPr>
          <w:rStyle w:val="Strong"/>
        </w:rPr>
        <w:t>8787</w:t>
      </w:r>
      <w:r w:rsidRPr="00FC3D78">
        <w:rPr>
          <w:rFonts w:cs="Segoe UI"/>
        </w:rPr>
        <w:t>.</w:t>
      </w:r>
    </w:p>
    <w:p w14:paraId="55BFFB8F" w14:textId="77777777" w:rsidR="00645FC4" w:rsidRPr="00165FAF"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lastRenderedPageBreak/>
        <w:t>Destination</w:t>
      </w:r>
      <w:r w:rsidRPr="00107E97">
        <w:rPr>
          <w:rStyle w:val="apple-converted-space"/>
          <w:rFonts w:cs="Segoe UI"/>
        </w:rPr>
        <w:t> </w:t>
      </w:r>
      <w:r w:rsidRPr="00107E97">
        <w:rPr>
          <w:rFonts w:cs="Segoe UI"/>
        </w:rPr>
        <w:t>- The destination that must be mapped to the local client machine. For example,</w:t>
      </w:r>
      <w:r w:rsidRPr="00107E97">
        <w:rPr>
          <w:rStyle w:val="apple-converted-space"/>
          <w:rFonts w:cs="Segoe UI"/>
        </w:rPr>
        <w:t> </w:t>
      </w:r>
      <w:r w:rsidRPr="00AD73D7">
        <w:rPr>
          <w:rStyle w:val="Strong"/>
        </w:rPr>
        <w:t>localhost:8787</w:t>
      </w:r>
      <w:r w:rsidRPr="00107E97">
        <w:rPr>
          <w:rFonts w:cs="Segoe UI"/>
        </w:rPr>
        <w:t>.</w:t>
      </w:r>
    </w:p>
    <w:p w14:paraId="412273DE" w14:textId="35178401" w:rsidR="00645FC4" w:rsidRDefault="00F3060E" w:rsidP="0056365D">
      <w:pPr>
        <w:pStyle w:val="ListParagraph"/>
        <w:tabs>
          <w:tab w:val="left" w:pos="4269"/>
        </w:tabs>
        <w:ind w:left="2520"/>
        <w:rPr>
          <w:rFonts w:cs="Segoe UI"/>
          <w:shd w:val="pct15" w:color="auto" w:fill="FFFFFF"/>
        </w:rPr>
      </w:pPr>
      <w:r>
        <w:rPr>
          <w:rFonts w:cs="Segoe UI"/>
          <w:noProof/>
          <w:shd w:val="pct15" w:color="auto" w:fill="FFFFFF"/>
          <w:lang w:eastAsia="zh-CN"/>
        </w:rPr>
        <w:drawing>
          <wp:inline distT="0" distB="0" distL="0" distR="0" wp14:anchorId="622FD9AD" wp14:editId="5F3AB8D6">
            <wp:extent cx="4304762" cy="41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ttytunnel.png"/>
                    <pic:cNvPicPr/>
                  </pic:nvPicPr>
                  <pic:blipFill>
                    <a:blip r:embed="rId38">
                      <a:extLst>
                        <a:ext uri="{28A0092B-C50C-407E-A947-70E740481C1C}">
                          <a14:useLocalDpi xmlns:a14="http://schemas.microsoft.com/office/drawing/2010/main" val="0"/>
                        </a:ext>
                      </a:extLst>
                    </a:blip>
                    <a:stretch>
                      <a:fillRect/>
                    </a:stretch>
                  </pic:blipFill>
                  <pic:spPr>
                    <a:xfrm>
                      <a:off x="0" y="0"/>
                      <a:ext cx="4304762" cy="4161905"/>
                    </a:xfrm>
                    <a:prstGeom prst="rect">
                      <a:avLst/>
                    </a:prstGeom>
                  </pic:spPr>
                </pic:pic>
              </a:graphicData>
            </a:graphic>
          </wp:inline>
        </w:drawing>
      </w:r>
    </w:p>
    <w:p w14:paraId="61C3DA19" w14:textId="2BA24A72" w:rsidR="00645FC4" w:rsidRDefault="00645FC4" w:rsidP="00E10887">
      <w:pPr>
        <w:pStyle w:val="ListParagraph"/>
        <w:numPr>
          <w:ilvl w:val="3"/>
          <w:numId w:val="6"/>
        </w:numPr>
        <w:tabs>
          <w:tab w:val="left" w:pos="4269"/>
        </w:tabs>
        <w:ind w:left="2520"/>
        <w:rPr>
          <w:ins w:id="41" w:author="Min Qiu" w:date="2016-06-16T11:41:00Z"/>
          <w:rFonts w:ascii="Calibri" w:eastAsia="Times New Roman" w:hAnsi="Calibri" w:cs="Times New Roman"/>
          <w:i/>
          <w:color w:val="2E74B5" w:themeColor="accent1" w:themeShade="BF"/>
        </w:rPr>
      </w:pPr>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ins w:id="42" w:author="Min Qiu" w:date="2016-06-16T11:48:00Z">
        <w:r w:rsidR="00EA4563">
          <w:rPr>
            <w:rFonts w:ascii="Calibri" w:eastAsia="Times New Roman" w:hAnsi="Calibri" w:cs="Times New Roman"/>
            <w:i/>
            <w:color w:val="2E74B5" w:themeColor="accent1" w:themeShade="BF"/>
          </w:rPr>
          <w:t>s.</w:t>
        </w:r>
      </w:ins>
      <w:del w:id="43" w:author="Min Qiu" w:date="2016-06-16T11:48:00Z">
        <w:r w:rsidRPr="00F01E01" w:rsidDel="00EA4563">
          <w:rPr>
            <w:rFonts w:ascii="Calibri" w:eastAsia="Times New Roman" w:hAnsi="Calibri" w:cs="Times New Roman"/>
            <w:i/>
            <w:color w:val="2E74B5" w:themeColor="accent1" w:themeShade="BF"/>
          </w:rPr>
          <w:delText>s, and then click </w:delText>
        </w:r>
        <w:r w:rsidRPr="00F01E01" w:rsidDel="00EA4563">
          <w:rPr>
            <w:rFonts w:ascii="Calibri" w:eastAsia="Times New Roman" w:hAnsi="Calibri" w:cs="Times New Roman"/>
            <w:b/>
            <w:bCs/>
            <w:i/>
            <w:color w:val="2E74B5" w:themeColor="accent1" w:themeShade="BF"/>
          </w:rPr>
          <w:delText>Open</w:delText>
        </w:r>
        <w:r w:rsidRPr="00F01E01" w:rsidDel="00EA4563">
          <w:rPr>
            <w:rFonts w:ascii="Calibri" w:eastAsia="Times New Roman" w:hAnsi="Calibri" w:cs="Times New Roman"/>
            <w:i/>
            <w:color w:val="2E74B5" w:themeColor="accent1" w:themeShade="BF"/>
          </w:rPr>
          <w:delText> to open an SSH connection.</w:delText>
        </w:r>
      </w:del>
    </w:p>
    <w:p w14:paraId="4EDC9571" w14:textId="0D373447" w:rsidR="008E5801" w:rsidRPr="00F01E01" w:rsidDel="008E5801" w:rsidRDefault="008E5801">
      <w:pPr>
        <w:pStyle w:val="ListParagraph"/>
        <w:tabs>
          <w:tab w:val="left" w:pos="4269"/>
        </w:tabs>
        <w:ind w:left="2520"/>
        <w:rPr>
          <w:del w:id="44" w:author="Min Qiu" w:date="2016-06-16T11:41:00Z"/>
          <w:rFonts w:ascii="Calibri" w:eastAsia="Times New Roman" w:hAnsi="Calibri" w:cs="Times New Roman"/>
          <w:i/>
          <w:color w:val="2E74B5" w:themeColor="accent1" w:themeShade="BF"/>
        </w:rPr>
        <w:pPrChange w:id="45" w:author="Min Qiu" w:date="2016-06-16T11:41:00Z">
          <w:pPr>
            <w:pStyle w:val="ListParagraph"/>
            <w:numPr>
              <w:ilvl w:val="3"/>
              <w:numId w:val="6"/>
            </w:numPr>
            <w:tabs>
              <w:tab w:val="left" w:pos="4269"/>
            </w:tabs>
            <w:ind w:left="2520" w:hanging="360"/>
          </w:pPr>
        </w:pPrChange>
      </w:pPr>
    </w:p>
    <w:p w14:paraId="6C28A4CE" w14:textId="4E2C3C04" w:rsidR="00CD62AD" w:rsidRPr="004961A6" w:rsidRDefault="00645FC4">
      <w:pPr>
        <w:pStyle w:val="ListParagraph"/>
        <w:numPr>
          <w:ilvl w:val="2"/>
          <w:numId w:val="9"/>
        </w:numPr>
        <w:tabs>
          <w:tab w:val="left" w:pos="4269"/>
        </w:tabs>
        <w:rPr>
          <w:ins w:id="46" w:author="Min Qiu" w:date="2016-06-16T11:43:00Z"/>
          <w:rFonts w:ascii="Calibri" w:eastAsia="Times New Roman" w:hAnsi="Calibri" w:cs="Times New Roman"/>
          <w:i/>
          <w:color w:val="2E74B5" w:themeColor="accent1" w:themeShade="BF"/>
        </w:rPr>
        <w:pPrChange w:id="47" w:author="Min Qiu" w:date="2016-06-16T11:43:00Z">
          <w:pPr>
            <w:pStyle w:val="ListParagraph"/>
            <w:numPr>
              <w:ilvl w:val="2"/>
              <w:numId w:val="6"/>
            </w:numPr>
            <w:tabs>
              <w:tab w:val="left" w:pos="4269"/>
            </w:tabs>
            <w:ind w:left="2160" w:hanging="180"/>
          </w:pPr>
        </w:pPrChange>
      </w:pPr>
      <w:del w:id="48" w:author="Min Qiu" w:date="2016-06-16T11:45:00Z">
        <w:r w:rsidRPr="00F01E01" w:rsidDel="00EA4563">
          <w:rPr>
            <w:rFonts w:ascii="Calibri" w:eastAsia="Times New Roman" w:hAnsi="Calibri" w:cs="Times New Roman"/>
            <w:i/>
            <w:color w:val="2E74B5" w:themeColor="accent1" w:themeShade="BF"/>
          </w:rPr>
          <w:delText xml:space="preserve">When prompted, log in to the server. </w:delText>
        </w:r>
        <w:r w:rsidRPr="006965FE" w:rsidDel="00EA4563">
          <w:rPr>
            <w:rFonts w:cs="Segoe UI"/>
          </w:rPr>
          <w:delText>This will establish an SSH session and enable the tunnel.</w:delText>
        </w:r>
      </w:del>
      <w:ins w:id="49" w:author="Min Qiu" w:date="2016-06-16T11:43:00Z">
        <w:r w:rsidR="00CD62AD" w:rsidRPr="004961A6">
          <w:rPr>
            <w:rFonts w:ascii="Calibri" w:eastAsia="Times New Roman" w:hAnsi="Calibri" w:cs="Times New Roman"/>
            <w:i/>
            <w:color w:val="2E74B5" w:themeColor="accent1" w:themeShade="BF"/>
          </w:rPr>
          <w:t>Provide the following information on the </w:t>
        </w:r>
        <w:r w:rsidR="00CD62AD" w:rsidRPr="004961A6">
          <w:rPr>
            <w:rFonts w:ascii="Calibri" w:eastAsia="Times New Roman" w:hAnsi="Calibri" w:cs="Times New Roman"/>
            <w:b/>
            <w:bCs/>
            <w:i/>
            <w:color w:val="2E74B5" w:themeColor="accent1" w:themeShade="BF"/>
          </w:rPr>
          <w:t xml:space="preserve">Options controlling SSH </w:t>
        </w:r>
        <w:commentRangeStart w:id="50"/>
        <w:r w:rsidR="00CD62AD" w:rsidRPr="004961A6">
          <w:rPr>
            <w:rFonts w:ascii="Calibri" w:eastAsia="Times New Roman" w:hAnsi="Calibri" w:cs="Times New Roman"/>
            <w:b/>
            <w:bCs/>
            <w:i/>
            <w:color w:val="2E74B5" w:themeColor="accent1" w:themeShade="BF"/>
          </w:rPr>
          <w:t>port</w:t>
        </w:r>
      </w:ins>
      <w:commentRangeEnd w:id="50"/>
      <w:ins w:id="51" w:author="Min Qiu" w:date="2016-06-16T11:55:00Z">
        <w:r w:rsidR="00325643">
          <w:rPr>
            <w:rStyle w:val="CommentReference"/>
          </w:rPr>
          <w:commentReference w:id="50"/>
        </w:r>
      </w:ins>
      <w:ins w:id="52" w:author="Min Qiu" w:date="2016-06-16T11:43:00Z">
        <w:r w:rsidR="00CD62AD" w:rsidRPr="004961A6">
          <w:rPr>
            <w:rFonts w:ascii="Calibri" w:eastAsia="Times New Roman" w:hAnsi="Calibri" w:cs="Times New Roman"/>
            <w:b/>
            <w:bCs/>
            <w:i/>
            <w:color w:val="2E74B5" w:themeColor="accent1" w:themeShade="BF"/>
          </w:rPr>
          <w:t xml:space="preserve"> forwarding </w:t>
        </w:r>
        <w:r w:rsidR="00CD62AD" w:rsidRPr="004961A6">
          <w:rPr>
            <w:rFonts w:ascii="Calibri" w:eastAsia="Times New Roman" w:hAnsi="Calibri" w:cs="Times New Roman"/>
            <w:i/>
            <w:color w:val="2E74B5" w:themeColor="accent1" w:themeShade="BF"/>
          </w:rPr>
          <w:t>form</w:t>
        </w:r>
        <w:r w:rsidR="00CD62AD">
          <w:rPr>
            <w:rFonts w:ascii="Calibri" w:eastAsia="Times New Roman" w:hAnsi="Calibri" w:cs="Times New Roman"/>
            <w:i/>
            <w:color w:val="2E74B5" w:themeColor="accent1" w:themeShade="BF"/>
          </w:rPr>
          <w:t xml:space="preserve"> for </w:t>
        </w:r>
      </w:ins>
      <w:ins w:id="53" w:author="Min Qiu" w:date="2016-06-16T11:44:00Z">
        <w:r w:rsidR="00CD62AD">
          <w:rPr>
            <w:rFonts w:ascii="Calibri" w:eastAsia="Times New Roman" w:hAnsi="Calibri" w:cs="Times New Roman"/>
            <w:i/>
            <w:color w:val="2E74B5" w:themeColor="accent1" w:themeShade="BF"/>
          </w:rPr>
          <w:t>JosephMart</w:t>
        </w:r>
        <w:r w:rsidR="005A35F0">
          <w:rPr>
            <w:rFonts w:ascii="Calibri" w:eastAsia="Times New Roman" w:hAnsi="Calibri" w:cs="Times New Roman"/>
            <w:i/>
            <w:color w:val="2E74B5" w:themeColor="accent1" w:themeShade="BF"/>
          </w:rPr>
          <w:t xml:space="preserve"> website in a </w:t>
        </w:r>
      </w:ins>
      <w:ins w:id="54" w:author="Min Qiu" w:date="2016-06-16T11:49:00Z">
        <w:r w:rsidR="005A35F0">
          <w:rPr>
            <w:rFonts w:ascii="Calibri" w:eastAsia="Times New Roman" w:hAnsi="Calibri" w:cs="Times New Roman"/>
            <w:i/>
            <w:color w:val="2E74B5" w:themeColor="accent1" w:themeShade="BF"/>
          </w:rPr>
          <w:t>similar</w:t>
        </w:r>
      </w:ins>
      <w:ins w:id="55" w:author="Min Qiu" w:date="2016-06-16T11:44:00Z">
        <w:r w:rsidR="005A35F0">
          <w:rPr>
            <w:rFonts w:ascii="Calibri" w:eastAsia="Times New Roman" w:hAnsi="Calibri" w:cs="Times New Roman"/>
            <w:i/>
            <w:color w:val="2E74B5" w:themeColor="accent1" w:themeShade="BF"/>
          </w:rPr>
          <w:t xml:space="preserve"> </w:t>
        </w:r>
      </w:ins>
      <w:ins w:id="56" w:author="Min Qiu" w:date="2016-06-16T11:49:00Z">
        <w:r w:rsidR="005A35F0">
          <w:rPr>
            <w:rFonts w:ascii="Calibri" w:eastAsia="Times New Roman" w:hAnsi="Calibri" w:cs="Times New Roman"/>
            <w:i/>
            <w:color w:val="2E74B5" w:themeColor="accent1" w:themeShade="BF"/>
          </w:rPr>
          <w:t xml:space="preserve">way like in </w:t>
        </w:r>
      </w:ins>
      <w:ins w:id="57" w:author="Min Qiu" w:date="2016-06-16T11:50:00Z">
        <w:r w:rsidR="005A35F0">
          <w:rPr>
            <w:rFonts w:ascii="Calibri" w:eastAsia="Times New Roman" w:hAnsi="Calibri" w:cs="Times New Roman"/>
            <w:i/>
            <w:color w:val="2E74B5" w:themeColor="accent1" w:themeShade="BF"/>
          </w:rPr>
          <w:t>III</w:t>
        </w:r>
      </w:ins>
      <w:ins w:id="58" w:author="Min Qiu" w:date="2016-06-16T11:43:00Z">
        <w:r w:rsidR="00CD62AD" w:rsidRPr="004961A6">
          <w:rPr>
            <w:rFonts w:ascii="Calibri" w:eastAsia="Times New Roman" w:hAnsi="Calibri" w:cs="Times New Roman"/>
            <w:i/>
            <w:color w:val="2E74B5" w:themeColor="accent1" w:themeShade="BF"/>
          </w:rPr>
          <w:t>:</w:t>
        </w:r>
      </w:ins>
    </w:p>
    <w:p w14:paraId="6E476420" w14:textId="66582994" w:rsidR="00CD62AD" w:rsidRPr="00EA4563" w:rsidRDefault="00CD62AD">
      <w:pPr>
        <w:pStyle w:val="ListParagraph"/>
        <w:numPr>
          <w:ilvl w:val="0"/>
          <w:numId w:val="21"/>
        </w:numPr>
        <w:tabs>
          <w:tab w:val="left" w:pos="4269"/>
        </w:tabs>
        <w:rPr>
          <w:ins w:id="59" w:author="Min Qiu" w:date="2016-06-16T11:45:00Z"/>
          <w:rFonts w:cs="Segoe UI"/>
          <w:shd w:val="pct15" w:color="auto" w:fill="FFFFFF"/>
          <w:rPrChange w:id="60" w:author="Min Qiu" w:date="2016-06-16T11:45:00Z">
            <w:rPr>
              <w:ins w:id="61" w:author="Min Qiu" w:date="2016-06-16T11:45:00Z"/>
              <w:rFonts w:cs="Segoe UI"/>
            </w:rPr>
          </w:rPrChange>
        </w:rPr>
        <w:pPrChange w:id="62" w:author="Min Qiu" w:date="2016-06-16T11:45:00Z">
          <w:pPr>
            <w:pStyle w:val="ListParagraph"/>
            <w:numPr>
              <w:ilvl w:val="3"/>
              <w:numId w:val="6"/>
            </w:numPr>
            <w:tabs>
              <w:tab w:val="left" w:pos="4269"/>
            </w:tabs>
            <w:ind w:left="2880" w:hanging="360"/>
          </w:pPr>
        </w:pPrChange>
      </w:pPr>
      <w:ins w:id="63" w:author="Min Qiu" w:date="2016-06-16T11:43:00Z">
        <w:r w:rsidRPr="00611FBF">
          <w:rPr>
            <w:rStyle w:val="Strong"/>
          </w:rPr>
          <w:t>Source</w:t>
        </w:r>
        <w:r w:rsidRPr="00AD73D7">
          <w:rPr>
            <w:rStyle w:val="Strong"/>
          </w:rPr>
          <w:t xml:space="preserve"> port</w:t>
        </w:r>
        <w:r w:rsidRPr="00FC3D78">
          <w:rPr>
            <w:rStyle w:val="apple-converted-space"/>
            <w:rFonts w:cs="Segoe UI"/>
          </w:rPr>
          <w:t> </w:t>
        </w:r>
        <w:r w:rsidRPr="00FC3D78">
          <w:rPr>
            <w:rFonts w:cs="Segoe UI"/>
          </w:rPr>
          <w:t xml:space="preserve">- The port on the client that you wish to forward. </w:t>
        </w:r>
      </w:ins>
      <w:ins w:id="64" w:author="Min Qiu" w:date="2016-06-16T11:45:00Z">
        <w:r w:rsidR="00EA4563">
          <w:rPr>
            <w:rFonts w:cs="Segoe UI"/>
          </w:rPr>
          <w:t xml:space="preserve">Input </w:t>
        </w:r>
      </w:ins>
      <w:ins w:id="65" w:author="Min Qiu" w:date="2016-06-16T11:44:00Z">
        <w:r>
          <w:rPr>
            <w:rStyle w:val="Strong"/>
          </w:rPr>
          <w:t>3000</w:t>
        </w:r>
      </w:ins>
      <w:ins w:id="66" w:author="Min Qiu" w:date="2016-06-16T11:43:00Z">
        <w:r w:rsidRPr="00FC3D78">
          <w:rPr>
            <w:rFonts w:cs="Segoe UI"/>
          </w:rPr>
          <w:t>.</w:t>
        </w:r>
      </w:ins>
    </w:p>
    <w:p w14:paraId="118796E7" w14:textId="62BF4E71" w:rsidR="00EA4563" w:rsidRPr="00165FAF" w:rsidRDefault="00EA4563">
      <w:pPr>
        <w:pStyle w:val="ListParagraph"/>
        <w:numPr>
          <w:ilvl w:val="0"/>
          <w:numId w:val="21"/>
        </w:numPr>
        <w:tabs>
          <w:tab w:val="left" w:pos="4269"/>
        </w:tabs>
        <w:rPr>
          <w:ins w:id="67" w:author="Min Qiu" w:date="2016-06-16T11:45:00Z"/>
          <w:rFonts w:cs="Segoe UI"/>
          <w:shd w:val="pct15" w:color="auto" w:fill="FFFFFF"/>
        </w:rPr>
        <w:pPrChange w:id="68" w:author="Min Qiu" w:date="2016-06-16T11:45:00Z">
          <w:pPr>
            <w:pStyle w:val="ListParagraph"/>
            <w:numPr>
              <w:ilvl w:val="3"/>
              <w:numId w:val="6"/>
            </w:numPr>
            <w:tabs>
              <w:tab w:val="left" w:pos="4269"/>
            </w:tabs>
            <w:ind w:left="2520" w:hanging="360"/>
          </w:pPr>
        </w:pPrChange>
      </w:pPr>
      <w:ins w:id="69" w:author="Min Qiu" w:date="2016-06-16T11:45:00Z">
        <w:r w:rsidRPr="00AD73D7">
          <w:rPr>
            <w:rStyle w:val="Strong"/>
          </w:rPr>
          <w:t>Destination</w:t>
        </w:r>
        <w:r w:rsidRPr="00107E97">
          <w:rPr>
            <w:rStyle w:val="apple-converted-space"/>
            <w:rFonts w:cs="Segoe UI"/>
          </w:rPr>
          <w:t> </w:t>
        </w:r>
        <w:r w:rsidRPr="00107E97">
          <w:rPr>
            <w:rFonts w:cs="Segoe UI"/>
          </w:rPr>
          <w:t xml:space="preserve">- The destination that must be mapped to the local client machine. </w:t>
        </w:r>
      </w:ins>
      <w:ins w:id="70" w:author="Min Qiu" w:date="2016-06-16T11:46:00Z">
        <w:r>
          <w:rPr>
            <w:rFonts w:cs="Segoe UI"/>
          </w:rPr>
          <w:t xml:space="preserve">Input </w:t>
        </w:r>
      </w:ins>
      <w:ins w:id="71" w:author="Min Qiu" w:date="2016-06-16T11:45:00Z">
        <w:r w:rsidRPr="00AD73D7">
          <w:rPr>
            <w:rStyle w:val="Strong"/>
          </w:rPr>
          <w:t>localhost:</w:t>
        </w:r>
      </w:ins>
      <w:ins w:id="72" w:author="Min Qiu" w:date="2016-06-16T11:46:00Z">
        <w:r>
          <w:rPr>
            <w:rStyle w:val="Strong"/>
          </w:rPr>
          <w:t>3000</w:t>
        </w:r>
      </w:ins>
      <w:ins w:id="73" w:author="Min Qiu" w:date="2016-06-16T11:45:00Z">
        <w:r w:rsidRPr="00107E97">
          <w:rPr>
            <w:rFonts w:cs="Segoe UI"/>
          </w:rPr>
          <w:t>.</w:t>
        </w:r>
      </w:ins>
    </w:p>
    <w:p w14:paraId="5F3FF4C5" w14:textId="30C7C7A5" w:rsidR="00EA4563" w:rsidRPr="00107E97" w:rsidRDefault="00EA4563">
      <w:pPr>
        <w:pStyle w:val="ListParagraph"/>
        <w:numPr>
          <w:ilvl w:val="0"/>
          <w:numId w:val="21"/>
        </w:numPr>
        <w:tabs>
          <w:tab w:val="left" w:pos="4269"/>
        </w:tabs>
        <w:rPr>
          <w:ins w:id="74" w:author="Min Qiu" w:date="2016-06-16T11:43:00Z"/>
          <w:rFonts w:cs="Segoe UI"/>
          <w:shd w:val="pct15" w:color="auto" w:fill="FFFFFF"/>
        </w:rPr>
        <w:pPrChange w:id="75" w:author="Min Qiu" w:date="2016-06-16T11:45:00Z">
          <w:pPr>
            <w:pStyle w:val="ListParagraph"/>
            <w:numPr>
              <w:ilvl w:val="3"/>
              <w:numId w:val="6"/>
            </w:numPr>
            <w:tabs>
              <w:tab w:val="left" w:pos="4269"/>
            </w:tabs>
            <w:ind w:left="2880" w:hanging="360"/>
          </w:pPr>
        </w:pPrChange>
      </w:pPr>
      <w:ins w:id="76" w:author="Min Qiu" w:date="2016-06-16T11:49:00Z">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r>
          <w:rPr>
            <w:rFonts w:ascii="Calibri" w:eastAsia="Times New Roman" w:hAnsi="Calibri" w:cs="Times New Roman"/>
            <w:i/>
            <w:color w:val="2E74B5" w:themeColor="accent1" w:themeShade="BF"/>
          </w:rPr>
          <w:t>s.</w:t>
        </w:r>
      </w:ins>
    </w:p>
    <w:p w14:paraId="702F1DE9" w14:textId="77777777" w:rsidR="00CD62AD" w:rsidRPr="0032346C" w:rsidRDefault="00CD62AD">
      <w:pPr>
        <w:pStyle w:val="ListParagraph"/>
        <w:tabs>
          <w:tab w:val="left" w:pos="4269"/>
        </w:tabs>
        <w:ind w:left="2520"/>
        <w:rPr>
          <w:rFonts w:cs="Segoe UI"/>
          <w:shd w:val="pct15" w:color="auto" w:fill="FFFFFF"/>
        </w:rPr>
        <w:pPrChange w:id="77" w:author="Min Qiu" w:date="2016-06-16T11:49:00Z">
          <w:pPr>
            <w:pStyle w:val="ListParagraph"/>
            <w:numPr>
              <w:ilvl w:val="3"/>
              <w:numId w:val="6"/>
            </w:numPr>
            <w:tabs>
              <w:tab w:val="left" w:pos="4269"/>
            </w:tabs>
            <w:ind w:left="2520" w:hanging="360"/>
          </w:pPr>
        </w:pPrChange>
      </w:pPr>
    </w:p>
    <w:p w14:paraId="113208FC" w14:textId="77777777" w:rsidR="00645FC4" w:rsidRDefault="00645FC4" w:rsidP="00E10887">
      <w:pPr>
        <w:pStyle w:val="ListParagraph"/>
        <w:numPr>
          <w:ilvl w:val="1"/>
          <w:numId w:val="6"/>
        </w:numPr>
        <w:tabs>
          <w:tab w:val="left" w:pos="4269"/>
        </w:tabs>
        <w:rPr>
          <w:rFonts w:eastAsia="Times New Roman" w:cs="Times New Roman"/>
          <w:color w:val="000000"/>
        </w:rPr>
      </w:pPr>
      <w:r w:rsidRPr="00DF0617">
        <w:rPr>
          <w:rFonts w:ascii="Calibri" w:eastAsia="Times New Roman" w:hAnsi="Calibri" w:cs="Times New Roman"/>
          <w:i/>
          <w:color w:val="2E74B5" w:themeColor="accent1" w:themeShade="BF"/>
        </w:rPr>
        <w:t xml:space="preserve">To save the connection information for future use, enter a name for this connection under </w:t>
      </w:r>
      <w:r w:rsidRPr="00DF0617">
        <w:rPr>
          <w:rFonts w:ascii="Calibri" w:eastAsia="Times New Roman" w:hAnsi="Calibri" w:cs="Times New Roman"/>
          <w:b/>
          <w:i/>
          <w:color w:val="2E74B5" w:themeColor="accent1" w:themeShade="BF"/>
          <w:sz w:val="24"/>
          <w:szCs w:val="24"/>
        </w:rPr>
        <w:t>Saved Sessions</w:t>
      </w:r>
      <w:r w:rsidRPr="00DF0617">
        <w:rPr>
          <w:rFonts w:ascii="Calibri" w:eastAsia="Times New Roman" w:hAnsi="Calibri" w:cs="Times New Roman"/>
          <w:i/>
          <w:color w:val="2E74B5" w:themeColor="accent1" w:themeShade="BF"/>
        </w:rPr>
        <w:t xml:space="preserve">, and then click </w:t>
      </w:r>
      <w:r w:rsidRPr="00DF0617">
        <w:rPr>
          <w:rFonts w:ascii="Calibri" w:eastAsia="Times New Roman" w:hAnsi="Calibri" w:cs="Times New Roman"/>
          <w:b/>
          <w:i/>
          <w:color w:val="2E74B5" w:themeColor="accent1" w:themeShade="BF"/>
          <w:sz w:val="24"/>
          <w:szCs w:val="24"/>
        </w:rPr>
        <w:t>Save</w:t>
      </w:r>
      <w:r w:rsidRPr="00DF0617">
        <w:rPr>
          <w:rFonts w:ascii="Calibri" w:eastAsia="Times New Roman" w:hAnsi="Calibri" w:cs="Times New Roman"/>
          <w:i/>
          <w:color w:val="2E74B5" w:themeColor="accent1" w:themeShade="BF"/>
        </w:rPr>
        <w:t>. The connection will be added to the list of saved sessions</w:t>
      </w:r>
      <w:r w:rsidRPr="00BF6B10">
        <w:rPr>
          <w:rFonts w:eastAsia="Times New Roman" w:cs="Times New Roman"/>
          <w:color w:val="000000"/>
        </w:rPr>
        <w:t>.</w:t>
      </w:r>
    </w:p>
    <w:p w14:paraId="29BEABBD" w14:textId="2E924550" w:rsidR="00BF6B10" w:rsidRPr="00DF0617" w:rsidRDefault="00BF6B10"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DF0617">
        <w:rPr>
          <w:rFonts w:ascii="Calibri" w:eastAsia="Times New Roman" w:hAnsi="Calibri" w:cs="Times New Roman"/>
          <w:i/>
          <w:color w:val="2E74B5" w:themeColor="accent1" w:themeShade="BF"/>
        </w:rPr>
        <w:t xml:space="preserve">Click </w:t>
      </w:r>
      <w:r w:rsidRPr="00DF0617">
        <w:rPr>
          <w:rFonts w:ascii="Calibri" w:eastAsia="Times New Roman" w:hAnsi="Calibri" w:cs="Times New Roman"/>
          <w:b/>
          <w:i/>
          <w:color w:val="2E74B5" w:themeColor="accent1" w:themeShade="BF"/>
          <w:sz w:val="24"/>
          <w:szCs w:val="24"/>
        </w:rPr>
        <w:t>Open</w:t>
      </w:r>
      <w:r w:rsidRPr="00DF0617">
        <w:rPr>
          <w:rFonts w:ascii="Calibri" w:eastAsia="Times New Roman" w:hAnsi="Calibri" w:cs="Times New Roman"/>
          <w:i/>
          <w:color w:val="2E74B5" w:themeColor="accent1" w:themeShade="BF"/>
        </w:rPr>
        <w:t xml:space="preserve"> to connect to the cluster.</w:t>
      </w:r>
      <w:r w:rsidR="003A40B5" w:rsidRPr="00DF0617">
        <w:rPr>
          <w:rFonts w:ascii="Calibri" w:eastAsia="Times New Roman" w:hAnsi="Calibri" w:cs="Times New Roman"/>
          <w:i/>
          <w:color w:val="2E74B5" w:themeColor="accent1" w:themeShade="BF"/>
        </w:rPr>
        <w:t xml:space="preserve">  When prompted, you should use the username and password for ssh when you entered during the cluster deployment.</w:t>
      </w:r>
    </w:p>
    <w:p w14:paraId="1AC40FEA" w14:textId="32BB209E" w:rsidR="009A41E8" w:rsidRPr="00B46987" w:rsidRDefault="00F0257A" w:rsidP="000B3C30">
      <w:pPr>
        <w:pStyle w:val="Heading2"/>
        <w:numPr>
          <w:ilvl w:val="0"/>
          <w:numId w:val="18"/>
        </w:numPr>
        <w:rPr>
          <w:rFonts w:ascii="Calibri" w:eastAsia="Times New Roman" w:hAnsi="Calibri" w:cs="Times New Roman"/>
          <w:i/>
        </w:rPr>
      </w:pPr>
      <w:r w:rsidRPr="00B46987">
        <w:rPr>
          <w:rFonts w:ascii="Calibri" w:eastAsia="Times New Roman" w:hAnsi="Calibri" w:cs="Times New Roman"/>
          <w:i/>
        </w:rPr>
        <w:t>Upload the zip file to the edge node using any ftp client</w:t>
      </w:r>
      <w:r w:rsidR="00A73743" w:rsidRPr="00B46987">
        <w:rPr>
          <w:rFonts w:ascii="Calibri" w:eastAsia="Times New Roman" w:hAnsi="Calibri" w:cs="Times New Roman"/>
          <w:i/>
        </w:rPr>
        <w:t>,</w:t>
      </w:r>
      <w:r w:rsidRPr="00B46987">
        <w:rPr>
          <w:rFonts w:ascii="Calibri" w:eastAsia="Times New Roman" w:hAnsi="Calibri" w:cs="Times New Roman"/>
          <w:i/>
        </w:rPr>
        <w:t xml:space="preserve"> for example WinScp.</w:t>
      </w:r>
    </w:p>
    <w:p w14:paraId="3AD5102A" w14:textId="0EDB3EEA" w:rsidR="00D32365" w:rsidRDefault="00D32365"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Connect to </w:t>
      </w:r>
      <w:r w:rsidR="00451B3F">
        <w:rPr>
          <w:rFonts w:eastAsia="Times New Roman" w:cs="Times New Roman"/>
          <w:color w:val="000000"/>
        </w:rPr>
        <w:t>edge node</w:t>
      </w:r>
      <w:r>
        <w:rPr>
          <w:rFonts w:eastAsia="Times New Roman" w:cs="Times New Roman"/>
          <w:color w:val="000000"/>
        </w:rPr>
        <w:t xml:space="preserve"> via </w:t>
      </w:r>
      <w:del w:id="78" w:author="Min Qiu" w:date="2016-06-17T11:33:00Z">
        <w:r w:rsidDel="005413E9">
          <w:rPr>
            <w:rFonts w:eastAsia="Times New Roman" w:cs="Times New Roman"/>
            <w:color w:val="000000"/>
          </w:rPr>
          <w:delText xml:space="preserve">WinSCP </w:delText>
        </w:r>
      </w:del>
      <w:ins w:id="79" w:author="Min Qiu" w:date="2016-06-17T11:33:00Z">
        <w:r w:rsidR="005413E9">
          <w:rPr>
            <w:rFonts w:eastAsia="Times New Roman" w:cs="Times New Roman"/>
            <w:color w:val="000000"/>
          </w:rPr>
          <w:t xml:space="preserve">SSH </w:t>
        </w:r>
      </w:ins>
      <w:r>
        <w:rPr>
          <w:rFonts w:eastAsia="Times New Roman" w:cs="Times New Roman"/>
          <w:color w:val="000000"/>
        </w:rPr>
        <w:t>client using the same credentials of the Edge Node.</w:t>
      </w:r>
    </w:p>
    <w:p w14:paraId="15607F96" w14:textId="77777777" w:rsidR="0093592C" w:rsidRDefault="00D32365"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Create a folder </w:t>
      </w:r>
    </w:p>
    <w:p w14:paraId="1ADA00CA" w14:textId="32C87774" w:rsidR="00D32365" w:rsidRPr="0093592C" w:rsidRDefault="0093592C" w:rsidP="0093592C">
      <w:pPr>
        <w:spacing w:after="0" w:line="240" w:lineRule="auto"/>
        <w:ind w:left="1080" w:firstLine="720"/>
        <w:textAlignment w:val="center"/>
        <w:rPr>
          <w:rFonts w:ascii="Calibri" w:eastAsia="Times New Roman" w:hAnsi="Calibri" w:cs="Times New Roman"/>
          <w:i/>
          <w:color w:val="2E74B5" w:themeColor="accent1" w:themeShade="BF"/>
        </w:rPr>
      </w:pPr>
      <w:r w:rsidRPr="0093592C">
        <w:rPr>
          <w:rFonts w:ascii="Calibri" w:eastAsia="Times New Roman" w:hAnsi="Calibri" w:cs="Times New Roman"/>
          <w:i/>
          <w:color w:val="2E74B5" w:themeColor="accent1" w:themeShade="BF"/>
        </w:rPr>
        <w:t>$ mkdir $HOME</w:t>
      </w:r>
      <w:r>
        <w:rPr>
          <w:rFonts w:ascii="Calibri" w:eastAsia="Times New Roman" w:hAnsi="Calibri" w:cs="Times New Roman"/>
          <w:i/>
          <w:color w:val="2E74B5" w:themeColor="accent1" w:themeShade="BF"/>
        </w:rPr>
        <w:t>/customer_churn_demo</w:t>
      </w:r>
    </w:p>
    <w:p w14:paraId="49105A33" w14:textId="7C773C41" w:rsidR="00451B3F" w:rsidRDefault="00D32365"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Download the file </w:t>
      </w:r>
      <w:r w:rsidR="00451B3F">
        <w:rPr>
          <w:rFonts w:eastAsia="Times New Roman" w:cs="Times New Roman"/>
          <w:color w:val="000000"/>
        </w:rPr>
        <w:t xml:space="preserve">CumstomerChurn_MRS_SPARK.zip </w:t>
      </w:r>
      <w:r w:rsidR="00F516D1">
        <w:rPr>
          <w:rFonts w:eastAsia="Times New Roman" w:cs="Times New Roman"/>
          <w:color w:val="000000"/>
        </w:rPr>
        <w:t xml:space="preserve">and put under </w:t>
      </w:r>
      <w:r w:rsidR="0093592C">
        <w:rPr>
          <w:rFonts w:eastAsia="Times New Roman" w:cs="Times New Roman"/>
          <w:color w:val="000000"/>
        </w:rPr>
        <w:t>the home directory for the user.</w:t>
      </w:r>
    </w:p>
    <w:p w14:paraId="385CFD94" w14:textId="29FE8262" w:rsidR="00D32365" w:rsidRDefault="00451B3F"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lastRenderedPageBreak/>
        <w:t>Unzip the zip file</w:t>
      </w:r>
    </w:p>
    <w:p w14:paraId="654E6E39" w14:textId="4317D4E9" w:rsidR="00451B3F" w:rsidRPr="0093592C" w:rsidRDefault="00F516D1" w:rsidP="0093592C">
      <w:pPr>
        <w:spacing w:after="0" w:line="240" w:lineRule="auto"/>
        <w:ind w:left="1080" w:firstLine="720"/>
        <w:textAlignment w:val="center"/>
        <w:rPr>
          <w:rFonts w:ascii="Calibri" w:eastAsia="Times New Roman" w:hAnsi="Calibri" w:cs="Times New Roman"/>
          <w:i/>
          <w:color w:val="2E74B5" w:themeColor="accent1" w:themeShade="BF"/>
        </w:rPr>
      </w:pPr>
      <w:r w:rsidRPr="0093592C">
        <w:rPr>
          <w:rFonts w:ascii="Calibri" w:eastAsia="Times New Roman" w:hAnsi="Calibri" w:cs="Times New Roman"/>
          <w:i/>
          <w:color w:val="2E74B5" w:themeColor="accent1" w:themeShade="BF"/>
        </w:rPr>
        <w:t>$</w:t>
      </w:r>
      <w:r w:rsidR="00451B3F" w:rsidRPr="0093592C">
        <w:rPr>
          <w:rFonts w:ascii="Calibri" w:eastAsia="Times New Roman" w:hAnsi="Calibri" w:cs="Times New Roman"/>
          <w:i/>
          <w:color w:val="2E74B5" w:themeColor="accent1" w:themeShade="BF"/>
        </w:rPr>
        <w:t>unzip CumstomerChurn_MRS_SPARK.zip</w:t>
      </w:r>
      <w:r w:rsidR="0093592C" w:rsidRPr="0093592C">
        <w:rPr>
          <w:rFonts w:ascii="Calibri" w:eastAsia="Times New Roman" w:hAnsi="Calibri" w:cs="Times New Roman"/>
          <w:i/>
          <w:color w:val="2E74B5" w:themeColor="accent1" w:themeShade="BF"/>
        </w:rPr>
        <w:t xml:space="preserve"> –d $HOME</w:t>
      </w:r>
      <w:r w:rsidR="0093592C">
        <w:rPr>
          <w:rFonts w:ascii="Calibri" w:eastAsia="Times New Roman" w:hAnsi="Calibri" w:cs="Times New Roman"/>
          <w:i/>
          <w:color w:val="2E74B5" w:themeColor="accent1" w:themeShade="BF"/>
        </w:rPr>
        <w:t>/customer_churn_demo</w:t>
      </w:r>
    </w:p>
    <w:p w14:paraId="4889D75A" w14:textId="411CE8D6" w:rsidR="0093592C" w:rsidRPr="00451B3F" w:rsidRDefault="0093592C" w:rsidP="003C0216">
      <w:pPr>
        <w:spacing w:after="0" w:line="240" w:lineRule="auto"/>
        <w:ind w:left="1080" w:firstLine="720"/>
        <w:textAlignment w:val="center"/>
        <w:rPr>
          <w:rFonts w:eastAsia="Times New Roman" w:cs="Times New Roman"/>
          <w:color w:val="000000"/>
        </w:rPr>
      </w:pPr>
      <w:r w:rsidRPr="0093592C">
        <w:rPr>
          <w:rFonts w:ascii="Calibri" w:eastAsia="Times New Roman" w:hAnsi="Calibri" w:cs="Times New Roman"/>
          <w:i/>
          <w:color w:val="2E74B5" w:themeColor="accent1" w:themeShade="BF"/>
        </w:rPr>
        <w:t xml:space="preserve">$cd </w:t>
      </w:r>
      <w:r>
        <w:rPr>
          <w:rFonts w:ascii="Calibri" w:eastAsia="Times New Roman" w:hAnsi="Calibri" w:cs="Times New Roman"/>
          <w:i/>
          <w:color w:val="2E74B5" w:themeColor="accent1" w:themeShade="BF"/>
        </w:rPr>
        <w:t>$HOME</w:t>
      </w:r>
      <w:r w:rsidRPr="0093592C">
        <w:rPr>
          <w:rFonts w:ascii="Calibri" w:eastAsia="Times New Roman" w:hAnsi="Calibri" w:cs="Times New Roman"/>
          <w:i/>
          <w:color w:val="2E74B5" w:themeColor="accent1" w:themeShade="BF"/>
        </w:rPr>
        <w:t>/customer_churn_demo</w:t>
      </w:r>
    </w:p>
    <w:p w14:paraId="29585B61" w14:textId="77777777" w:rsidR="00C95191" w:rsidRPr="00C95191" w:rsidRDefault="00C95191" w:rsidP="000B3C30">
      <w:pPr>
        <w:pStyle w:val="Heading2"/>
        <w:numPr>
          <w:ilvl w:val="0"/>
          <w:numId w:val="18"/>
        </w:numPr>
        <w:rPr>
          <w:rFonts w:ascii="Calibri" w:eastAsia="Times New Roman" w:hAnsi="Calibri" w:cs="Times New Roman"/>
        </w:rPr>
      </w:pPr>
      <w:r w:rsidRPr="00C95191">
        <w:rPr>
          <w:rFonts w:ascii="Calibri" w:eastAsia="Times New Roman" w:hAnsi="Calibri" w:cs="Times New Roman"/>
        </w:rPr>
        <w:t>Run setup_demo shell script</w:t>
      </w:r>
    </w:p>
    <w:p w14:paraId="6CF258A1" w14:textId="3A090B9B" w:rsidR="00A73743" w:rsidRDefault="00A73743" w:rsidP="000B3C30">
      <w:pPr>
        <w:ind w:left="720"/>
        <w:rPr>
          <w:ins w:id="80" w:author="Min Qiu" w:date="2016-06-17T11:33:00Z"/>
        </w:rPr>
      </w:pPr>
      <w:r w:rsidRPr="000B3C30">
        <w:t>Under</w:t>
      </w:r>
      <w:r>
        <w:t xml:space="preserve"> the directory you unzip the files, run </w:t>
      </w:r>
      <w:r w:rsidR="00451B3F">
        <w:t>followings</w:t>
      </w:r>
      <w:r w:rsidR="00083F85">
        <w:t>. it will automatically install all the required things.</w:t>
      </w:r>
    </w:p>
    <w:p w14:paraId="080F0A76" w14:textId="0129C92D" w:rsidR="005413E9" w:rsidRPr="00D6484B" w:rsidRDefault="005413E9">
      <w:pPr>
        <w:pStyle w:val="ListParagraph"/>
        <w:spacing w:after="0" w:line="240" w:lineRule="auto"/>
        <w:ind w:left="1440"/>
        <w:textAlignment w:val="center"/>
        <w:rPr>
          <w:rFonts w:ascii="Calibri" w:eastAsia="Times New Roman" w:hAnsi="Calibri" w:cs="Times New Roman"/>
          <w:i/>
          <w:color w:val="2E74B5" w:themeColor="accent1" w:themeShade="BF"/>
          <w:rPrChange w:id="81" w:author="Min Qiu" w:date="2016-06-17T11:34:00Z">
            <w:rPr/>
          </w:rPrChange>
        </w:rPr>
        <w:pPrChange w:id="82" w:author="Min Qiu" w:date="2016-06-17T11:34:00Z">
          <w:pPr>
            <w:ind w:left="720"/>
          </w:pPr>
        </w:pPrChange>
      </w:pPr>
      <w:ins w:id="83" w:author="Min Qiu" w:date="2016-06-17T11:33:00Z">
        <w:r w:rsidRPr="00D6484B">
          <w:rPr>
            <w:rFonts w:ascii="Calibri" w:eastAsia="Times New Roman" w:hAnsi="Calibri" w:cs="Times New Roman"/>
            <w:i/>
            <w:color w:val="2E74B5" w:themeColor="accent1" w:themeShade="BF"/>
            <w:rPrChange w:id="84" w:author="Min Qiu" w:date="2016-06-17T11:33:00Z">
              <w:rPr/>
            </w:rPrChange>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/customer_churn_demo</w:t>
        </w:r>
      </w:ins>
    </w:p>
    <w:p w14:paraId="6925F2F0" w14:textId="664568D1" w:rsidR="00073812" w:rsidRPr="00030A01"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sidR="00073812" w:rsidRPr="00030A01">
        <w:rPr>
          <w:rFonts w:ascii="Calibri" w:eastAsia="Times New Roman" w:hAnsi="Calibri" w:cs="Times New Roman"/>
          <w:i/>
          <w:color w:val="2E74B5" w:themeColor="accent1" w:themeShade="BF"/>
        </w:rPr>
        <w:t>chmod +x *.sh</w:t>
      </w:r>
    </w:p>
    <w:p w14:paraId="5FBA1DFD" w14:textId="2933F074" w:rsidR="00083F85" w:rsidRPr="00030A01"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sidR="00083F85" w:rsidRPr="00030A01">
        <w:rPr>
          <w:rFonts w:ascii="Calibri" w:eastAsia="Times New Roman" w:hAnsi="Calibri" w:cs="Times New Roman"/>
          <w:i/>
          <w:color w:val="2E74B5" w:themeColor="accent1" w:themeShade="BF"/>
        </w:rPr>
        <w:t>./setup_demo.sh</w:t>
      </w:r>
    </w:p>
    <w:p w14:paraId="68224F1D" w14:textId="77777777" w:rsidR="00C95191" w:rsidRPr="00C95191" w:rsidRDefault="00C95191" w:rsidP="000B3C30">
      <w:pPr>
        <w:pStyle w:val="Heading2"/>
        <w:numPr>
          <w:ilvl w:val="0"/>
          <w:numId w:val="18"/>
        </w:numPr>
        <w:rPr>
          <w:rFonts w:ascii="Calibri" w:eastAsia="Times New Roman" w:hAnsi="Calibri" w:cs="Times New Roman"/>
        </w:rPr>
      </w:pPr>
      <w:r w:rsidRPr="00C95191">
        <w:rPr>
          <w:rFonts w:ascii="Calibri" w:eastAsia="Times New Roman" w:hAnsi="Calibri" w:cs="Times New Roman"/>
        </w:rPr>
        <w:t>Test R Studio</w:t>
      </w:r>
    </w:p>
    <w:p w14:paraId="3947A1FC" w14:textId="642E87F3" w:rsidR="006743B6" w:rsidRPr="006743B6" w:rsidRDefault="00FC3F5D" w:rsidP="00C95191">
      <w:pPr>
        <w:pStyle w:val="ListParagraph"/>
        <w:tabs>
          <w:tab w:val="left" w:pos="4269"/>
        </w:tabs>
        <w:rPr>
          <w:rFonts w:cs="Segoe UI"/>
          <w:shd w:val="pct15" w:color="auto" w:fill="FFFFFF"/>
        </w:rPr>
      </w:pPr>
      <w:r>
        <w:rPr>
          <w:rFonts w:cs="Segoe UI"/>
        </w:rPr>
        <w:t>To test if the R studio</w:t>
      </w:r>
      <w:r w:rsidR="00302130">
        <w:rPr>
          <w:rFonts w:cs="Segoe UI"/>
        </w:rPr>
        <w:t xml:space="preserve"> Server successfully installed and R Studio</w:t>
      </w:r>
      <w:r>
        <w:rPr>
          <w:rFonts w:cs="Segoe UI"/>
        </w:rPr>
        <w:t xml:space="preserve"> client works, o</w:t>
      </w:r>
      <w:r w:rsidR="00B35994" w:rsidRPr="0032346C">
        <w:rPr>
          <w:rFonts w:cs="Segoe UI"/>
        </w:rPr>
        <w:t>pen a web browser and enter the following URL based on the port you entered for the tunnel.</w:t>
      </w:r>
    </w:p>
    <w:p w14:paraId="2F19E4D5" w14:textId="42582B11" w:rsidR="006743B6"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 xml:space="preserve">Open </w:t>
      </w:r>
      <w:r w:rsidR="006743B6" w:rsidRPr="00E144D8">
        <w:rPr>
          <w:rFonts w:ascii="Calibri" w:eastAsia="Times New Roman" w:hAnsi="Calibri" w:cs="Times New Roman"/>
          <w:i/>
          <w:color w:val="2E74B5" w:themeColor="accent1" w:themeShade="BF"/>
        </w:rPr>
        <w:t xml:space="preserve">http://localhost:8787/ </w:t>
      </w:r>
      <w:del w:id="85" w:author="Katherine Zhao" w:date="2016-06-15T17:16:00Z">
        <w:r w:rsidRPr="00E144D8" w:rsidDel="00A87396">
          <w:rPr>
            <w:rFonts w:ascii="Calibri" w:eastAsia="Times New Roman" w:hAnsi="Calibri" w:cs="Times New Roman"/>
            <w:i/>
            <w:color w:val="2E74B5" w:themeColor="accent1" w:themeShade="BF"/>
          </w:rPr>
          <w:delText xml:space="preserve"> </w:delText>
        </w:r>
      </w:del>
      <w:r w:rsidRPr="00E144D8">
        <w:rPr>
          <w:rFonts w:ascii="Calibri" w:eastAsia="Times New Roman" w:hAnsi="Calibri" w:cs="Times New Roman"/>
          <w:i/>
          <w:color w:val="2E74B5" w:themeColor="accent1" w:themeShade="BF"/>
        </w:rPr>
        <w:t>in a web brow</w:t>
      </w:r>
      <w:r>
        <w:rPr>
          <w:rFonts w:ascii="Calibri" w:eastAsia="Times New Roman" w:hAnsi="Calibri" w:cs="Times New Roman"/>
          <w:i/>
          <w:color w:val="2E74B5" w:themeColor="accent1" w:themeShade="BF"/>
        </w:rPr>
        <w:t>ser</w:t>
      </w:r>
      <w:r w:rsidR="0034300F">
        <w:rPr>
          <w:rFonts w:ascii="Calibri" w:eastAsia="Times New Roman" w:hAnsi="Calibri" w:cs="Times New Roman"/>
          <w:i/>
          <w:color w:val="2E74B5" w:themeColor="accent1" w:themeShade="BF"/>
        </w:rPr>
        <w:t xml:space="preserve"> in your local machine</w:t>
      </w:r>
    </w:p>
    <w:p w14:paraId="7EACEBE3" w14:textId="5C35B426" w:rsidR="00B35994"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E</w:t>
      </w:r>
      <w:r w:rsidR="00B35994" w:rsidRPr="00E144D8">
        <w:rPr>
          <w:rFonts w:ascii="Calibri" w:eastAsia="Times New Roman" w:hAnsi="Calibri" w:cs="Times New Roman"/>
          <w:i/>
          <w:color w:val="2E74B5" w:themeColor="accent1" w:themeShade="BF"/>
        </w:rPr>
        <w:t>nter the SSH username and pass</w:t>
      </w:r>
      <w:r w:rsidRPr="00E144D8">
        <w:rPr>
          <w:rFonts w:ascii="Calibri" w:eastAsia="Times New Roman" w:hAnsi="Calibri" w:cs="Times New Roman"/>
          <w:i/>
          <w:color w:val="2E74B5" w:themeColor="accent1" w:themeShade="BF"/>
        </w:rPr>
        <w:t>word to connect to the cluster when prompted</w:t>
      </w:r>
    </w:p>
    <w:p w14:paraId="3D60E29A" w14:textId="7E2079C1" w:rsidR="00B07294" w:rsidRDefault="00B07294" w:rsidP="00F25DE8">
      <w:pPr>
        <w:pStyle w:val="ListParagraph"/>
        <w:tabs>
          <w:tab w:val="left" w:pos="4269"/>
        </w:tabs>
        <w:ind w:left="2160"/>
        <w:rPr>
          <w:rFonts w:cs="Segoe UI"/>
          <w:shd w:val="pct15" w:color="auto" w:fill="FFFFFF"/>
        </w:rPr>
      </w:pPr>
      <w:r w:rsidRPr="00CE0101">
        <w:rPr>
          <w:rFonts w:cs="Segoe UI"/>
          <w:noProof/>
          <w:color w:val="505050"/>
          <w:lang w:eastAsia="zh-CN"/>
        </w:rPr>
        <w:drawing>
          <wp:inline distT="0" distB="0" distL="0" distR="0" wp14:anchorId="527C63DA" wp14:editId="090F73A5">
            <wp:extent cx="3276600" cy="3059430"/>
            <wp:effectExtent l="0" t="0" r="0" b="7620"/>
            <wp:docPr id="17" name="Picture 17" descr="Connect to 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 to R Stud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600" cy="3059430"/>
                    </a:xfrm>
                    <a:prstGeom prst="rect">
                      <a:avLst/>
                    </a:prstGeom>
                    <a:noFill/>
                    <a:ln>
                      <a:noFill/>
                    </a:ln>
                  </pic:spPr>
                </pic:pic>
              </a:graphicData>
            </a:graphic>
          </wp:inline>
        </w:drawing>
      </w:r>
    </w:p>
    <w:p w14:paraId="3EEBD4BA" w14:textId="77777777" w:rsidR="002966B5" w:rsidRPr="00A23114" w:rsidRDefault="002966B5" w:rsidP="006177D6">
      <w:pPr>
        <w:pStyle w:val="ListParagraph"/>
        <w:tabs>
          <w:tab w:val="left" w:pos="4269"/>
        </w:tabs>
        <w:ind w:left="1440"/>
        <w:rPr>
          <w:rFonts w:cs="Segoe UI"/>
          <w:shd w:val="pct15" w:color="auto" w:fill="FFFFFF"/>
        </w:rPr>
      </w:pPr>
    </w:p>
    <w:p w14:paraId="7ADBE6E7" w14:textId="27127A99" w:rsidR="003C7457" w:rsidRPr="003C7457" w:rsidRDefault="003C7457" w:rsidP="00650FCC">
      <w:pPr>
        <w:spacing w:after="0" w:line="240" w:lineRule="auto"/>
        <w:textAlignment w:val="center"/>
        <w:rPr>
          <w:rFonts w:cs="Segoe UI"/>
        </w:rPr>
      </w:pPr>
      <w:r w:rsidRPr="003C7457">
        <w:rPr>
          <w:rFonts w:cs="Segoe UI"/>
        </w:rPr>
        <w:t>Now we are ready to run the demo</w:t>
      </w:r>
    </w:p>
    <w:p w14:paraId="6470453E" w14:textId="16F569FE" w:rsidR="003C7457" w:rsidRDefault="003C7457" w:rsidP="00650FCC">
      <w:pPr>
        <w:spacing w:after="0" w:line="240" w:lineRule="auto"/>
        <w:textAlignment w:val="center"/>
        <w:rPr>
          <w:ins w:id="86" w:author="Min Qiu" w:date="2016-06-16T11:56:00Z"/>
          <w:rFonts w:eastAsia="Times New Roman" w:cstheme="majorBidi"/>
          <w:color w:val="2E74B5" w:themeColor="accent1" w:themeShade="BF"/>
          <w:sz w:val="32"/>
          <w:szCs w:val="32"/>
        </w:rPr>
      </w:pPr>
    </w:p>
    <w:p w14:paraId="5FEFE17B" w14:textId="634A8227" w:rsidR="00C80C26" w:rsidRDefault="00C80C26" w:rsidP="00650FCC">
      <w:pPr>
        <w:spacing w:after="0" w:line="240" w:lineRule="auto"/>
        <w:textAlignment w:val="center"/>
        <w:rPr>
          <w:ins w:id="87" w:author="Min Qiu" w:date="2016-06-16T11:56:00Z"/>
          <w:rFonts w:eastAsia="Times New Roman" w:cstheme="majorBidi"/>
          <w:color w:val="2E74B5" w:themeColor="accent1" w:themeShade="BF"/>
          <w:sz w:val="32"/>
          <w:szCs w:val="32"/>
        </w:rPr>
      </w:pPr>
    </w:p>
    <w:p w14:paraId="3C6FF779" w14:textId="20F842E3" w:rsidR="00C80C26" w:rsidRDefault="00C80C26" w:rsidP="00650FCC">
      <w:pPr>
        <w:spacing w:after="0" w:line="240" w:lineRule="auto"/>
        <w:textAlignment w:val="center"/>
        <w:rPr>
          <w:ins w:id="88" w:author="Min Qiu" w:date="2016-06-16T11:56:00Z"/>
          <w:rFonts w:eastAsia="Times New Roman" w:cstheme="majorBidi"/>
          <w:color w:val="2E74B5" w:themeColor="accent1" w:themeShade="BF"/>
          <w:sz w:val="32"/>
          <w:szCs w:val="32"/>
        </w:rPr>
      </w:pPr>
    </w:p>
    <w:p w14:paraId="6F2ACC63" w14:textId="3718C3B1" w:rsidR="00C80C26" w:rsidRDefault="00C80C26" w:rsidP="00650FCC">
      <w:pPr>
        <w:spacing w:after="0" w:line="240" w:lineRule="auto"/>
        <w:textAlignment w:val="center"/>
        <w:rPr>
          <w:ins w:id="89" w:author="Min Qiu" w:date="2016-06-16T11:56:00Z"/>
          <w:rFonts w:eastAsia="Times New Roman" w:cstheme="majorBidi"/>
          <w:color w:val="2E74B5" w:themeColor="accent1" w:themeShade="BF"/>
          <w:sz w:val="32"/>
          <w:szCs w:val="32"/>
        </w:rPr>
      </w:pPr>
    </w:p>
    <w:p w14:paraId="4C18368A" w14:textId="77777777" w:rsidR="00C80C26" w:rsidRDefault="00C80C26" w:rsidP="00650FCC">
      <w:pPr>
        <w:spacing w:after="0" w:line="240" w:lineRule="auto"/>
        <w:textAlignment w:val="center"/>
        <w:rPr>
          <w:rFonts w:eastAsia="Times New Roman" w:cstheme="majorBidi"/>
          <w:color w:val="2E74B5" w:themeColor="accent1" w:themeShade="BF"/>
          <w:sz w:val="32"/>
          <w:szCs w:val="32"/>
        </w:rPr>
      </w:pPr>
    </w:p>
    <w:p w14:paraId="2C909C26" w14:textId="72B73E3F" w:rsidR="00650FCC" w:rsidRPr="006B638C" w:rsidRDefault="00650FCC" w:rsidP="006B638C">
      <w:pPr>
        <w:pStyle w:val="Heading1"/>
        <w:spacing w:after="100" w:afterAutospacing="1" w:line="240" w:lineRule="auto"/>
        <w:rPr>
          <w:rFonts w:asciiTheme="minorHAnsi" w:hAnsiTheme="minorHAnsi"/>
        </w:rPr>
      </w:pPr>
      <w:r w:rsidRPr="006B638C">
        <w:rPr>
          <w:rFonts w:asciiTheme="minorHAnsi" w:hAnsiTheme="minorHAnsi"/>
        </w:rPr>
        <w:lastRenderedPageBreak/>
        <w:t xml:space="preserve">DEMO INSTRUCTIONS </w:t>
      </w:r>
    </w:p>
    <w:p w14:paraId="57859731" w14:textId="77777777" w:rsidR="00D85F5F" w:rsidRDefault="00D85F5F" w:rsidP="00D85F5F">
      <w:pPr>
        <w:pStyle w:val="Heading2"/>
      </w:pPr>
      <w:r w:rsidRPr="00C14034">
        <w:t>PowerPoint</w:t>
      </w:r>
    </w:p>
    <w:p w14:paraId="3B062418" w14:textId="77777777" w:rsidR="00D85F5F" w:rsidRPr="00175776" w:rsidRDefault="00D85F5F" w:rsidP="00D85F5F">
      <w:pPr>
        <w:pStyle w:val="Instructions"/>
      </w:pPr>
      <w:r>
        <w:t xml:space="preserve">Use the PowerPoint deck to introduce the demo.  When you get to the “Demo” slide, follow the script and </w:t>
      </w:r>
      <w:r w:rsidRPr="00175776">
        <w:t>instructions</w:t>
      </w:r>
      <w:r>
        <w:t xml:space="preserve"> below.  </w:t>
      </w:r>
    </w:p>
    <w:p w14:paraId="2C411313" w14:textId="77777777" w:rsidR="00D85F5F" w:rsidRDefault="00D85F5F" w:rsidP="00650FCC">
      <w:pPr>
        <w:spacing w:after="0" w:line="240" w:lineRule="auto"/>
        <w:textAlignment w:val="center"/>
        <w:rPr>
          <w:rFonts w:eastAsia="Times New Roman" w:cstheme="majorBidi"/>
          <w:color w:val="2E74B5" w:themeColor="accent1" w:themeShade="BF"/>
          <w:sz w:val="32"/>
          <w:szCs w:val="32"/>
          <w:highlight w:val="yellow"/>
        </w:rPr>
      </w:pPr>
    </w:p>
    <w:p w14:paraId="50664728" w14:textId="571155D7" w:rsidR="00721965" w:rsidRDefault="00721965" w:rsidP="00827EC1">
      <w:pPr>
        <w:pStyle w:val="Heading2"/>
      </w:pPr>
      <w:r w:rsidRPr="00721965">
        <w:t>Pre</w:t>
      </w:r>
      <w:r>
        <w:t>pare Demo</w:t>
      </w:r>
    </w:p>
    <w:p w14:paraId="0187E51C" w14:textId="5D4E9A9D" w:rsidR="00721965" w:rsidRPr="006E1B0A" w:rsidRDefault="00721965" w:rsidP="00721965">
      <w:pPr>
        <w:spacing w:after="0" w:line="240" w:lineRule="auto"/>
        <w:textAlignment w:val="center"/>
        <w:rPr>
          <w:rFonts w:eastAsia="Times New Roman" w:cs="Times New Roman"/>
          <w:color w:val="000000"/>
          <w:highlight w:val="yellow"/>
        </w:rPr>
      </w:pPr>
      <w:r w:rsidRPr="00487547">
        <w:rPr>
          <w:rFonts w:ascii="Calibri" w:eastAsia="Times New Roman" w:hAnsi="Calibri" w:cs="Times New Roman"/>
          <w:color w:val="000000"/>
        </w:rPr>
        <w:t xml:space="preserve">Make sure to set up your computer prior to the demo following the </w:t>
      </w:r>
      <w:r>
        <w:rPr>
          <w:rFonts w:ascii="Calibri" w:eastAsia="Times New Roman" w:hAnsi="Calibri" w:cs="Times New Roman"/>
          <w:color w:val="000000"/>
        </w:rPr>
        <w:t xml:space="preserve">section </w:t>
      </w:r>
      <w:r w:rsidR="00BE47A5">
        <w:rPr>
          <w:rFonts w:ascii="Calibri" w:eastAsia="Times New Roman" w:hAnsi="Calibri" w:cs="Times New Roman"/>
          <w:color w:val="000000"/>
        </w:rPr>
        <w:t>“DEMO SETUP INSTRUCTIONS”</w:t>
      </w:r>
      <w:r w:rsidRPr="006E1B0A">
        <w:rPr>
          <w:rFonts w:eastAsia="Times New Roman" w:cstheme="majorBidi"/>
          <w:color w:val="2E74B5" w:themeColor="accent1" w:themeShade="BF"/>
          <w:sz w:val="32"/>
          <w:szCs w:val="32"/>
          <w:highlight w:val="yellow"/>
        </w:rPr>
        <w:t xml:space="preserve"> </w:t>
      </w:r>
    </w:p>
    <w:p w14:paraId="100D8A4D" w14:textId="77777777" w:rsidR="00BE47A5" w:rsidRDefault="00BE47A5" w:rsidP="00BE47A5">
      <w:pPr>
        <w:pStyle w:val="ListParagraph"/>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Open a SSH session to the Edge Node of the HDInsight cluster</w:t>
      </w:r>
    </w:p>
    <w:p w14:paraId="50E85686" w14:textId="4C502036" w:rsidR="003038F2" w:rsidRPr="004F78FF" w:rsidRDefault="00BE47A5" w:rsidP="00E05008">
      <w:pPr>
        <w:pStyle w:val="ListParagraph"/>
        <w:numPr>
          <w:ilvl w:val="0"/>
          <w:numId w:val="12"/>
        </w:numPr>
        <w:spacing w:after="0" w:line="240" w:lineRule="auto"/>
        <w:rPr>
          <w:rFonts w:ascii="Calibri" w:eastAsia="Times New Roman" w:hAnsi="Calibri" w:cs="Times New Roman"/>
          <w:color w:val="000000"/>
        </w:rPr>
      </w:pPr>
      <w:r w:rsidRPr="004F78FF">
        <w:rPr>
          <w:rFonts w:ascii="Calibri" w:eastAsia="Times New Roman" w:hAnsi="Calibri" w:cs="Times New Roman"/>
          <w:color w:val="000000"/>
        </w:rPr>
        <w:t xml:space="preserve">Open </w:t>
      </w:r>
      <w:r w:rsidRPr="004F78FF">
        <w:rPr>
          <w:rStyle w:val="pln"/>
          <w:color w:val="000000"/>
          <w:sz w:val="21"/>
          <w:szCs w:val="21"/>
        </w:rPr>
        <w:t>http</w:t>
      </w:r>
      <w:r w:rsidRPr="004F78FF">
        <w:rPr>
          <w:rStyle w:val="pun"/>
          <w:color w:val="000000"/>
          <w:sz w:val="21"/>
          <w:szCs w:val="21"/>
        </w:rPr>
        <w:t>:</w:t>
      </w:r>
      <w:r w:rsidRPr="004F78FF">
        <w:rPr>
          <w:rStyle w:val="com"/>
          <w:color w:val="008000"/>
          <w:sz w:val="21"/>
          <w:szCs w:val="21"/>
        </w:rPr>
        <w:t xml:space="preserve">//localhost:8787/  </w:t>
      </w:r>
      <w:r w:rsidRPr="004F78FF">
        <w:rPr>
          <w:rFonts w:ascii="Calibri" w:eastAsia="Times New Roman" w:hAnsi="Calibri" w:cs="Times New Roman"/>
          <w:color w:val="000000"/>
        </w:rPr>
        <w:t>to run R Studio Client</w:t>
      </w:r>
    </w:p>
    <w:p w14:paraId="4F16FE2F" w14:textId="5042D0A6" w:rsidR="00721965" w:rsidRDefault="00721965" w:rsidP="00650FCC">
      <w:pPr>
        <w:spacing w:after="0" w:line="240" w:lineRule="auto"/>
        <w:textAlignment w:val="center"/>
        <w:rPr>
          <w:rFonts w:eastAsia="Times New Roman" w:cs="Times New Roman"/>
          <w:color w:val="000000"/>
        </w:rPr>
      </w:pPr>
    </w:p>
    <w:p w14:paraId="1B6AC7F7" w14:textId="68C92B26" w:rsidR="00804F9D" w:rsidRDefault="00804F9D" w:rsidP="00804F9D">
      <w:p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Open the following applications as well:</w:t>
      </w:r>
    </w:p>
    <w:p w14:paraId="23E9FF30" w14:textId="77777777" w:rsidR="003E1A6C" w:rsidRDefault="004B1387" w:rsidP="003E1A6C">
      <w:pPr>
        <w:pStyle w:val="ListParagraph"/>
        <w:numPr>
          <w:ilvl w:val="0"/>
          <w:numId w:val="13"/>
        </w:numPr>
        <w:tabs>
          <w:tab w:val="left" w:pos="2829"/>
        </w:tabs>
        <w:spacing w:after="0" w:line="240" w:lineRule="auto"/>
        <w:rPr>
          <w:ins w:id="90" w:author="Katherine Zhao" w:date="2016-06-15T17:16:00Z"/>
          <w:rFonts w:ascii="Calibri" w:eastAsia="Times New Roman" w:hAnsi="Calibri" w:cs="Times New Roman"/>
          <w:color w:val="000000"/>
        </w:rPr>
      </w:pPr>
      <w:r>
        <w:rPr>
          <w:rFonts w:ascii="Calibri" w:eastAsia="Times New Roman" w:hAnsi="Calibri" w:cs="Times New Roman"/>
          <w:color w:val="000000"/>
        </w:rPr>
        <w:t xml:space="preserve">Go to azure portal -&gt; the HDInsight deployed -&gt; Cluster Dashboard -&gt; Jupyter Notebook </w:t>
      </w:r>
      <w:commentRangeStart w:id="91"/>
      <w:ins w:id="92" w:author="Katherine Zhao" w:date="2016-06-15T17:16:00Z">
        <w:r w:rsidR="003E1A6C">
          <w:rPr>
            <w:rFonts w:ascii="Calibri" w:eastAsia="Times New Roman" w:hAnsi="Calibri" w:cs="Times New Roman"/>
            <w:color w:val="000000"/>
          </w:rPr>
          <w:t xml:space="preserve">and log in using HDInsight’s username and password </w:t>
        </w:r>
        <w:commentRangeEnd w:id="91"/>
        <w:r w:rsidR="003E1A6C">
          <w:rPr>
            <w:rStyle w:val="CommentReference"/>
          </w:rPr>
          <w:commentReference w:id="91"/>
        </w:r>
      </w:ins>
    </w:p>
    <w:p w14:paraId="5F9A4C92" w14:textId="5FC307F0" w:rsidR="003038F2" w:rsidDel="000032DE" w:rsidRDefault="003038F2" w:rsidP="00804F9D">
      <w:pPr>
        <w:pStyle w:val="ListParagraph"/>
        <w:numPr>
          <w:ilvl w:val="0"/>
          <w:numId w:val="13"/>
        </w:numPr>
        <w:tabs>
          <w:tab w:val="left" w:pos="2829"/>
        </w:tabs>
        <w:spacing w:after="0" w:line="240" w:lineRule="auto"/>
        <w:rPr>
          <w:del w:id="93" w:author="Min Qiu" w:date="2016-06-16T11:52:00Z"/>
          <w:rFonts w:ascii="Calibri" w:eastAsia="Times New Roman" w:hAnsi="Calibri" w:cs="Times New Roman"/>
          <w:color w:val="000000"/>
        </w:rPr>
      </w:pPr>
    </w:p>
    <w:p w14:paraId="6A861F5A" w14:textId="138E9296" w:rsidR="00804F9D" w:rsidRPr="001E5E04" w:rsidRDefault="00804F9D" w:rsidP="00804F9D">
      <w:pPr>
        <w:pStyle w:val="ListParagraph"/>
        <w:numPr>
          <w:ilvl w:val="0"/>
          <w:numId w:val="13"/>
        </w:numPr>
        <w:tabs>
          <w:tab w:val="left" w:pos="2829"/>
        </w:tabs>
        <w:spacing w:after="0" w:line="240" w:lineRule="auto"/>
        <w:rPr>
          <w:rFonts w:ascii="Calibri" w:eastAsia="Times New Roman" w:hAnsi="Calibri" w:cs="Times New Roman"/>
          <w:color w:val="000000"/>
        </w:rPr>
      </w:pPr>
      <w:r w:rsidRPr="001E5E04">
        <w:rPr>
          <w:rFonts w:ascii="Calibri" w:eastAsia="Times New Roman" w:hAnsi="Calibri" w:cs="Times New Roman"/>
          <w:color w:val="000000"/>
        </w:rPr>
        <w:t>PowerPoint</w:t>
      </w:r>
      <w:r>
        <w:rPr>
          <w:rFonts w:ascii="Calibri" w:eastAsia="Times New Roman" w:hAnsi="Calibri" w:cs="Times New Roman"/>
          <w:color w:val="000000"/>
        </w:rPr>
        <w:t xml:space="preserve"> – open CustomerChurnDemo.pptx</w:t>
      </w:r>
      <w:r w:rsidR="00D8182C">
        <w:rPr>
          <w:rFonts w:ascii="Calibri" w:eastAsia="Times New Roman" w:hAnsi="Calibri" w:cs="Times New Roman"/>
          <w:color w:val="000000"/>
        </w:rPr>
        <w:t xml:space="preserve"> under the directory you unzipped in the Windows machine</w:t>
      </w:r>
    </w:p>
    <w:p w14:paraId="3DECE945" w14:textId="10602845" w:rsidR="007018B7" w:rsidRDefault="007018B7" w:rsidP="00D8182C">
      <w:pPr>
        <w:pStyle w:val="ListParagraph"/>
        <w:numPr>
          <w:ilvl w:val="0"/>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Visual Studio</w:t>
      </w:r>
    </w:p>
    <w:p w14:paraId="3E775D37" w14:textId="456B93F0" w:rsidR="00D8182C" w:rsidRDefault="00A9468E" w:rsidP="001164D4">
      <w:pPr>
        <w:pStyle w:val="ListParagraph"/>
        <w:numPr>
          <w:ilvl w:val="1"/>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Open the project </w:t>
      </w:r>
      <w:r w:rsidR="001164D4" w:rsidRPr="001164D4">
        <w:rPr>
          <w:rFonts w:ascii="Calibri" w:eastAsia="Times New Roman" w:hAnsi="Calibri" w:cs="Times New Roman"/>
          <w:color w:val="000000"/>
        </w:rPr>
        <w:t>CustomerChurnSparkDemo</w:t>
      </w:r>
      <w:r>
        <w:rPr>
          <w:rFonts w:ascii="Calibri" w:eastAsia="Times New Roman" w:hAnsi="Calibri" w:cs="Times New Roman"/>
          <w:color w:val="000000"/>
        </w:rPr>
        <w:t>.</w:t>
      </w:r>
      <w:r w:rsidR="001164D4">
        <w:rPr>
          <w:rFonts w:ascii="Calibri" w:eastAsia="Times New Roman" w:hAnsi="Calibri" w:cs="Times New Roman"/>
          <w:color w:val="000000"/>
        </w:rPr>
        <w:t>hive</w:t>
      </w:r>
      <w:r>
        <w:rPr>
          <w:rFonts w:ascii="Calibri" w:eastAsia="Times New Roman" w:hAnsi="Calibri" w:cs="Times New Roman"/>
          <w:color w:val="000000"/>
        </w:rPr>
        <w:t>proj</w:t>
      </w:r>
      <w:r w:rsidR="00D8182C">
        <w:rPr>
          <w:rFonts w:ascii="Calibri" w:eastAsia="Times New Roman" w:hAnsi="Calibri" w:cs="Times New Roman"/>
          <w:color w:val="000000"/>
        </w:rPr>
        <w:t xml:space="preserve"> under the directory you unzipped in the Windows machine</w:t>
      </w:r>
    </w:p>
    <w:p w14:paraId="0D9C6056" w14:textId="4A5C54CB" w:rsidR="007018B7" w:rsidRPr="001E5E04" w:rsidRDefault="007018B7" w:rsidP="007018B7">
      <w:pPr>
        <w:pStyle w:val="ListParagraph"/>
        <w:numPr>
          <w:ilvl w:val="1"/>
          <w:numId w:val="13"/>
        </w:numPr>
        <w:tabs>
          <w:tab w:val="left" w:pos="2829"/>
        </w:tabs>
        <w:spacing w:after="0" w:line="240" w:lineRule="auto"/>
        <w:rPr>
          <w:rFonts w:ascii="Calibri" w:eastAsia="Times New Roman" w:hAnsi="Calibri" w:cs="Times New Roman"/>
          <w:color w:val="000000"/>
        </w:rPr>
      </w:pPr>
      <w:commentRangeStart w:id="94"/>
      <w:commentRangeStart w:id="95"/>
      <w:r w:rsidRPr="001164D4">
        <w:rPr>
          <w:rFonts w:ascii="Calibri" w:eastAsia="Times New Roman" w:hAnsi="Calibri" w:cs="Times New Roman"/>
          <w:color w:val="000000"/>
        </w:rPr>
        <w:t>Click VIEW &gt; Server Explorer</w:t>
      </w:r>
      <w:del w:id="96" w:author="Min Qiu" w:date="2016-06-16T11:53:00Z">
        <w:r w:rsidRPr="001164D4" w:rsidDel="00325643">
          <w:rPr>
            <w:rFonts w:ascii="Calibri" w:eastAsia="Times New Roman" w:hAnsi="Calibri" w:cs="Times New Roman"/>
            <w:color w:val="000000"/>
          </w:rPr>
          <w:delText>.</w:delText>
        </w:r>
      </w:del>
      <w:ins w:id="97" w:author="Min Qiu" w:date="2016-06-16T11:53:00Z">
        <w:r w:rsidR="00325643">
          <w:rPr>
            <w:rFonts w:ascii="Calibri" w:eastAsia="Times New Roman" w:hAnsi="Calibri" w:cs="Times New Roman"/>
            <w:color w:val="000000"/>
          </w:rPr>
          <w:t xml:space="preserve"> and </w:t>
        </w:r>
      </w:ins>
      <w:del w:id="98" w:author="Min Qiu" w:date="2016-06-16T11:53:00Z">
        <w:r w:rsidRPr="001164D4" w:rsidDel="00325643">
          <w:rPr>
            <w:rFonts w:ascii="Calibri" w:eastAsia="Times New Roman" w:hAnsi="Calibri" w:cs="Times New Roman"/>
            <w:color w:val="000000"/>
          </w:rPr>
          <w:delText xml:space="preserve"> </w:delText>
        </w:r>
      </w:del>
      <w:ins w:id="99" w:author="Min Qiu" w:date="2016-06-16T11:53:00Z">
        <w:r w:rsidR="00325643" w:rsidRPr="001164D4">
          <w:rPr>
            <w:rFonts w:ascii="Calibri" w:eastAsia="Times New Roman" w:hAnsi="Calibri" w:cs="Times New Roman"/>
            <w:color w:val="000000"/>
          </w:rPr>
          <w:t>sign in with your Azure account</w:t>
        </w:r>
      </w:ins>
      <w:ins w:id="100" w:author="Min Qiu" w:date="2016-06-16T11:54:00Z">
        <w:r w:rsidR="00325643">
          <w:rPr>
            <w:rFonts w:ascii="Calibri" w:eastAsia="Times New Roman" w:hAnsi="Calibri" w:cs="Times New Roman"/>
            <w:color w:val="000000"/>
          </w:rPr>
          <w:t>.</w:t>
        </w:r>
      </w:ins>
      <w:ins w:id="101" w:author="Min Qiu" w:date="2016-06-16T11:53:00Z">
        <w:r w:rsidR="00325643" w:rsidRPr="001164D4">
          <w:rPr>
            <w:rFonts w:ascii="Calibri" w:eastAsia="Times New Roman" w:hAnsi="Calibri" w:cs="Times New Roman"/>
            <w:color w:val="000000"/>
          </w:rPr>
          <w:t xml:space="preserve"> </w:t>
        </w:r>
      </w:ins>
      <w:r w:rsidRPr="001164D4">
        <w:rPr>
          <w:rFonts w:ascii="Calibri" w:eastAsia="Times New Roman" w:hAnsi="Calibri" w:cs="Times New Roman"/>
          <w:color w:val="000000"/>
        </w:rPr>
        <w:t>Then right click on the “HDInsight” Node, select “Connect to a Hadoop Cluster”</w:t>
      </w:r>
      <w:del w:id="102" w:author="Min Qiu" w:date="2016-06-16T11:54:00Z">
        <w:r w:rsidRPr="001164D4" w:rsidDel="00325643">
          <w:rPr>
            <w:rFonts w:ascii="Calibri" w:eastAsia="Times New Roman" w:hAnsi="Calibri" w:cs="Times New Roman"/>
            <w:color w:val="000000"/>
          </w:rPr>
          <w:delText>,</w:delText>
        </w:r>
      </w:del>
      <w:del w:id="103" w:author="Min Qiu" w:date="2016-06-16T11:53:00Z">
        <w:r w:rsidRPr="001164D4" w:rsidDel="00325643">
          <w:rPr>
            <w:rFonts w:ascii="Calibri" w:eastAsia="Times New Roman" w:hAnsi="Calibri" w:cs="Times New Roman"/>
            <w:color w:val="000000"/>
          </w:rPr>
          <w:delText xml:space="preserve"> sign in with your Azure account</w:delText>
        </w:r>
      </w:del>
      <w:ins w:id="104" w:author="Min Qiu" w:date="2016-06-16T11:54:00Z">
        <w:r w:rsidR="00325643">
          <w:rPr>
            <w:rFonts w:ascii="Calibri" w:eastAsia="Times New Roman" w:hAnsi="Calibri" w:cs="Times New Roman"/>
            <w:color w:val="000000"/>
          </w:rPr>
          <w:t>.</w:t>
        </w:r>
        <w:r w:rsidR="00325643" w:rsidRPr="001164D4" w:rsidDel="00325643">
          <w:rPr>
            <w:rFonts w:ascii="Calibri" w:eastAsia="Times New Roman" w:hAnsi="Calibri" w:cs="Times New Roman"/>
            <w:color w:val="000000"/>
          </w:rPr>
          <w:t xml:space="preserve"> </w:t>
        </w:r>
      </w:ins>
      <w:del w:id="105" w:author="Min Qiu" w:date="2016-06-16T11:54:00Z">
        <w:r w:rsidRPr="001164D4" w:rsidDel="00325643">
          <w:rPr>
            <w:rFonts w:ascii="Calibri" w:eastAsia="Times New Roman" w:hAnsi="Calibri" w:cs="Times New Roman"/>
            <w:color w:val="000000"/>
          </w:rPr>
          <w:delText>.</w:delText>
        </w:r>
        <w:commentRangeEnd w:id="94"/>
        <w:r w:rsidR="005207E7" w:rsidDel="00325643">
          <w:rPr>
            <w:rStyle w:val="CommentReference"/>
          </w:rPr>
          <w:commentReference w:id="94"/>
        </w:r>
      </w:del>
      <w:commentRangeEnd w:id="95"/>
      <w:r w:rsidR="00325643">
        <w:rPr>
          <w:rStyle w:val="CommentReference"/>
        </w:rPr>
        <w:commentReference w:id="95"/>
      </w:r>
    </w:p>
    <w:p w14:paraId="6D298D82" w14:textId="2B8C0945" w:rsidR="00804F9D" w:rsidRPr="00F16677" w:rsidRDefault="00804F9D">
      <w:pPr>
        <w:pStyle w:val="ListParagraph"/>
        <w:numPr>
          <w:ilvl w:val="1"/>
          <w:numId w:val="13"/>
        </w:numPr>
        <w:tabs>
          <w:tab w:val="left" w:pos="2829"/>
        </w:tabs>
        <w:spacing w:after="0" w:line="240" w:lineRule="auto"/>
        <w:pPrChange w:id="106" w:author="Min Qiu" w:date="2016-06-16T11:54:00Z">
          <w:pPr>
            <w:pStyle w:val="ListParagraph"/>
            <w:numPr>
              <w:numId w:val="13"/>
            </w:numPr>
            <w:ind w:hanging="360"/>
          </w:pPr>
        </w:pPrChange>
      </w:pPr>
      <w:r>
        <w:t xml:space="preserve">Power BI </w:t>
      </w:r>
      <w:r w:rsidR="004B1387">
        <w:t>desktop</w:t>
      </w:r>
      <w:r w:rsidRPr="00F16677">
        <w:t xml:space="preserve">.  </w:t>
      </w:r>
    </w:p>
    <w:p w14:paraId="641D93F7" w14:textId="6CA2CD16" w:rsidR="00BE47A5" w:rsidRPr="00BE47A5" w:rsidRDefault="00BE47A5" w:rsidP="00827EC1">
      <w:pPr>
        <w:pStyle w:val="Heading2"/>
      </w:pPr>
      <w:r w:rsidRPr="00BE47A5">
        <w:t xml:space="preserve">Run </w:t>
      </w:r>
      <w:r w:rsidR="00D750E1">
        <w:t>Demo</w:t>
      </w:r>
    </w:p>
    <w:p w14:paraId="6F7F1BD6" w14:textId="77777777" w:rsidR="004312C0" w:rsidRPr="00175776" w:rsidRDefault="004312C0" w:rsidP="004312C0">
      <w:r>
        <w:t xml:space="preserve">Note in the section all </w:t>
      </w:r>
      <w:r w:rsidRPr="00175776">
        <w:rPr>
          <w:rFonts w:ascii="Calibri" w:eastAsia="Times New Roman" w:hAnsi="Calibri" w:cs="Times New Roman"/>
          <w:i/>
          <w:color w:val="2E74B5" w:themeColor="accent1" w:themeShade="BF"/>
        </w:rPr>
        <w:t>instructions</w:t>
      </w:r>
      <w:r>
        <w:t xml:space="preserve"> are shown in blue italics.  Talking points are shown in black normal text.  </w:t>
      </w:r>
    </w:p>
    <w:p w14:paraId="7A5BD7E0" w14:textId="77777777" w:rsidR="004312C0" w:rsidRDefault="004312C0" w:rsidP="00CD4CA5">
      <w:pPr>
        <w:pStyle w:val="Heading3"/>
      </w:pPr>
      <w:r>
        <w:t>Live Demo</w:t>
      </w:r>
    </w:p>
    <w:p w14:paraId="3075A563" w14:textId="77777777" w:rsidR="004312C0" w:rsidRDefault="004312C0" w:rsidP="004312C0">
      <w:r>
        <w:t xml:space="preserve">We will be showing the integration of R into different Microsoft products in this demo: HDInsight, Hive, Spark, R Studio, Azure Machine Learning and PowerBI.  </w:t>
      </w:r>
    </w:p>
    <w:p w14:paraId="100A6AD7" w14:textId="1B004223" w:rsidR="007135EE" w:rsidRPr="007135EE" w:rsidRDefault="007135EE" w:rsidP="007135EE">
      <w:pPr>
        <w:tabs>
          <w:tab w:val="left" w:pos="4269"/>
        </w:tabs>
        <w:rPr>
          <w:rFonts w:eastAsia="Times New Roman" w:cs="Times New Roman"/>
          <w:color w:val="000000"/>
        </w:rPr>
      </w:pPr>
      <w:r>
        <w:rPr>
          <w:rFonts w:eastAsia="Times New Roman" w:cs="Times New Roman"/>
          <w:color w:val="000000"/>
        </w:rPr>
        <w:t>There is only one shell script you need to run the whole demo.  The name is run_demo.sh which is u</w:t>
      </w:r>
      <w:r w:rsidRPr="007135EE">
        <w:rPr>
          <w:rFonts w:eastAsia="Times New Roman" w:cs="Times New Roman"/>
          <w:color w:val="000000"/>
        </w:rPr>
        <w:t>nder the directory you unzip the files</w:t>
      </w:r>
      <w:r w:rsidR="00BE47A5">
        <w:rPr>
          <w:rFonts w:eastAsia="Times New Roman" w:cs="Times New Roman"/>
          <w:color w:val="000000"/>
        </w:rPr>
        <w:t xml:space="preserve"> in the Edge Node.  </w:t>
      </w:r>
      <w:ins w:id="107" w:author="Min Qiu" w:date="2016-06-17T11:31:00Z">
        <w:r w:rsidR="00E208EC">
          <w:rPr>
            <w:rFonts w:eastAsia="Times New Roman" w:cs="Times New Roman"/>
            <w:color w:val="000000"/>
          </w:rPr>
          <w:t xml:space="preserve">SSH to the Edge Node, </w:t>
        </w:r>
      </w:ins>
      <w:r w:rsidR="00BE47A5">
        <w:rPr>
          <w:rFonts w:eastAsia="Times New Roman" w:cs="Times New Roman"/>
          <w:color w:val="000000"/>
        </w:rPr>
        <w:t>R</w:t>
      </w:r>
      <w:r w:rsidRPr="007135EE">
        <w:rPr>
          <w:rFonts w:eastAsia="Times New Roman" w:cs="Times New Roman"/>
          <w:color w:val="000000"/>
        </w:rPr>
        <w:t xml:space="preserve">un </w:t>
      </w:r>
      <w:r w:rsidR="0071367F">
        <w:rPr>
          <w:rFonts w:eastAsia="Times New Roman" w:cs="Times New Roman"/>
          <w:color w:val="000000"/>
        </w:rPr>
        <w:t xml:space="preserve">as in </w:t>
      </w:r>
      <w:r w:rsidRPr="007135EE">
        <w:rPr>
          <w:rFonts w:eastAsia="Times New Roman" w:cs="Times New Roman"/>
          <w:color w:val="000000"/>
        </w:rPr>
        <w:t xml:space="preserve">followings. it will automatically </w:t>
      </w:r>
      <w:r>
        <w:rPr>
          <w:rFonts w:eastAsia="Times New Roman" w:cs="Times New Roman"/>
          <w:color w:val="000000"/>
        </w:rPr>
        <w:t>run all steps of demo</w:t>
      </w:r>
      <w:r w:rsidRPr="007135EE">
        <w:rPr>
          <w:rFonts w:eastAsia="Times New Roman" w:cs="Times New Roman"/>
          <w:color w:val="000000"/>
        </w:rPr>
        <w:t>.</w:t>
      </w:r>
    </w:p>
    <w:p w14:paraId="7AB179B7" w14:textId="77777777" w:rsidR="007135EE" w:rsidRPr="004312C0" w:rsidRDefault="007135EE" w:rsidP="007135EE">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chmod +x *.sh</w:t>
      </w:r>
    </w:p>
    <w:p w14:paraId="335CF406" w14:textId="6BE144D6" w:rsidR="007135EE" w:rsidRPr="004312C0" w:rsidRDefault="007135EE" w:rsidP="004312C0">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./run_demo.sh</w:t>
      </w:r>
    </w:p>
    <w:p w14:paraId="3C1AAD5E" w14:textId="422A0773" w:rsidR="007135EE" w:rsidRDefault="007135EE" w:rsidP="007135EE">
      <w:pPr>
        <w:spacing w:after="0" w:line="240" w:lineRule="auto"/>
        <w:textAlignment w:val="center"/>
        <w:rPr>
          <w:rFonts w:eastAsia="Times New Roman" w:cs="Times New Roman"/>
          <w:color w:val="000000"/>
        </w:rPr>
      </w:pPr>
      <w:r>
        <w:rPr>
          <w:rFonts w:eastAsia="Times New Roman" w:cs="Times New Roman"/>
          <w:color w:val="000000"/>
        </w:rPr>
        <w:t>It will prompt for the following parameters:</w:t>
      </w:r>
    </w:p>
    <w:p w14:paraId="616CA1E3" w14:textId="6300D44B" w:rsidR="007135EE"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storagename</w:t>
      </w:r>
      <w:r w:rsidRPr="00A4093C">
        <w:rPr>
          <w:rFonts w:eastAsia="Times New Roman" w:cs="Times New Roman"/>
          <w:color w:val="000000"/>
        </w:rPr>
        <w:t xml:space="preserve">: </w:t>
      </w:r>
      <w:r w:rsidR="00B10D5F">
        <w:rPr>
          <w:rFonts w:eastAsia="Times New Roman" w:cs="Times New Roman"/>
          <w:color w:val="000000"/>
        </w:rPr>
        <w:t xml:space="preserve"> This is the existing storage you choose in the </w:t>
      </w:r>
      <w:r w:rsidR="00B10D5F" w:rsidRPr="00B10D5F">
        <w:rPr>
          <w:rFonts w:eastAsia="Times New Roman" w:cs="Times New Roman"/>
          <w:b/>
          <w:color w:val="000000"/>
        </w:rPr>
        <w:t>Data Source</w:t>
      </w:r>
      <w:r w:rsidR="00B10D5F">
        <w:rPr>
          <w:rFonts w:eastAsia="Times New Roman" w:cs="Times New Roman"/>
          <w:color w:val="000000"/>
        </w:rPr>
        <w:t xml:space="preserve"> or the name of </w:t>
      </w:r>
      <w:r w:rsidR="00B10D5F" w:rsidRPr="00B10D5F">
        <w:rPr>
          <w:rFonts w:eastAsia="Times New Roman" w:cs="Times New Roman"/>
          <w:b/>
          <w:color w:val="000000"/>
        </w:rPr>
        <w:t>New</w:t>
      </w:r>
      <w:r w:rsidR="00B10D5F">
        <w:rPr>
          <w:rFonts w:eastAsia="Times New Roman" w:cs="Times New Roman"/>
          <w:color w:val="000000"/>
        </w:rPr>
        <w:t xml:space="preserve"> storage when you deploy the Cluster.</w:t>
      </w:r>
    </w:p>
    <w:p w14:paraId="2403C1BE" w14:textId="75CCA15C" w:rsidR="007F0D13" w:rsidRDefault="007F0D13" w:rsidP="007F0D13">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HDI</w:t>
      </w:r>
      <w:r w:rsidRPr="009E3761">
        <w:rPr>
          <w:rFonts w:eastAsia="Times New Roman" w:cs="Times New Roman"/>
          <w:b/>
          <w:color w:val="000000"/>
        </w:rPr>
        <w:t>container</w:t>
      </w:r>
      <w:r>
        <w:rPr>
          <w:rFonts w:eastAsia="Times New Roman" w:cs="Times New Roman"/>
          <w:color w:val="000000"/>
        </w:rPr>
        <w:t>:</w:t>
      </w:r>
      <w:r w:rsidRPr="00B10D5F">
        <w:rPr>
          <w:rFonts w:ascii="Segoe UI" w:hAnsi="Segoe UI" w:cs="Segoe UI"/>
          <w:color w:val="505050"/>
          <w:lang w:val="en"/>
        </w:rPr>
        <w:t xml:space="preserve"> </w:t>
      </w:r>
      <w:r>
        <w:rPr>
          <w:rFonts w:ascii="Segoe UI" w:hAnsi="Segoe UI" w:cs="Segoe UI"/>
          <w:color w:val="505050"/>
          <w:lang w:val="en"/>
        </w:rPr>
        <w:t xml:space="preserve"> </w:t>
      </w:r>
      <w:r w:rsidRPr="007F0D13">
        <w:rPr>
          <w:rFonts w:eastAsia="Times New Roman" w:cs="Times New Roman"/>
          <w:color w:val="000000"/>
        </w:rPr>
        <w:t xml:space="preserve">This is the container name the HDInsight cluster </w:t>
      </w:r>
      <w:r w:rsidR="00501554">
        <w:rPr>
          <w:rFonts w:eastAsia="Times New Roman" w:cs="Times New Roman"/>
          <w:color w:val="000000"/>
        </w:rPr>
        <w:t xml:space="preserve">default </w:t>
      </w:r>
      <w:r w:rsidRPr="007F0D13">
        <w:rPr>
          <w:rFonts w:eastAsia="Times New Roman" w:cs="Times New Roman"/>
          <w:color w:val="000000"/>
        </w:rPr>
        <w:t>associated with.</w:t>
      </w:r>
      <w:r>
        <w:rPr>
          <w:rFonts w:ascii="Segoe UI" w:hAnsi="Segoe UI" w:cs="Segoe UI"/>
          <w:color w:val="505050"/>
          <w:lang w:val="en"/>
        </w:rPr>
        <w:t xml:space="preserve"> </w:t>
      </w:r>
      <w:r>
        <w:rPr>
          <w:rFonts w:eastAsia="Times New Roman" w:cs="Times New Roman"/>
          <w:color w:val="000000"/>
        </w:rPr>
        <w:t>if you don’t change anything during the cluster deployment, it usually uses the default value which is the same as the CLUSTERNAME.</w:t>
      </w:r>
    </w:p>
    <w:p w14:paraId="1A2C21D6" w14:textId="6B525542" w:rsidR="00A4093C"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wsID</w:t>
      </w:r>
      <w:r>
        <w:rPr>
          <w:rFonts w:eastAsia="Times New Roman" w:cs="Times New Roman"/>
          <w:color w:val="000000"/>
        </w:rPr>
        <w:t>:</w:t>
      </w:r>
      <w:r w:rsidR="009E3761">
        <w:rPr>
          <w:rFonts w:eastAsia="Times New Roman" w:cs="Times New Roman"/>
          <w:color w:val="000000"/>
        </w:rPr>
        <w:t xml:space="preserve"> </w:t>
      </w:r>
      <w:r w:rsidR="00DE603E">
        <w:rPr>
          <w:rFonts w:eastAsia="Times New Roman" w:cs="Times New Roman"/>
          <w:color w:val="000000"/>
        </w:rPr>
        <w:t xml:space="preserve"> This is ID of the Azure Machine Learning Workspace you choose to use</w:t>
      </w:r>
    </w:p>
    <w:p w14:paraId="2FDFD9A7" w14:textId="54A38631" w:rsidR="00A4093C"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wsAuth</w:t>
      </w:r>
      <w:r>
        <w:rPr>
          <w:rFonts w:eastAsia="Times New Roman" w:cs="Times New Roman"/>
          <w:color w:val="000000"/>
        </w:rPr>
        <w:t>:</w:t>
      </w:r>
      <w:r w:rsidR="00DE603E">
        <w:rPr>
          <w:rFonts w:eastAsia="Times New Roman" w:cs="Times New Roman"/>
          <w:color w:val="000000"/>
        </w:rPr>
        <w:t xml:space="preserve"> This is the Authorization token of the Azure Machine Learning Workspace you choose to use</w:t>
      </w:r>
    </w:p>
    <w:p w14:paraId="205FE590" w14:textId="1DA493E9" w:rsidR="006F3D78" w:rsidRDefault="006F3D78" w:rsidP="00E10887">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lastRenderedPageBreak/>
        <w:t>churnPeriod</w:t>
      </w:r>
      <w:r w:rsidRPr="006F3D78">
        <w:rPr>
          <w:rFonts w:eastAsia="Times New Roman" w:cs="Times New Roman"/>
          <w:color w:val="000000"/>
        </w:rPr>
        <w:t>:</w:t>
      </w:r>
      <w:r>
        <w:rPr>
          <w:rFonts w:eastAsia="Times New Roman" w:cs="Times New Roman"/>
          <w:color w:val="000000"/>
        </w:rPr>
        <w:t xml:space="preserve"> This is the period you want to set to define the customer churn</w:t>
      </w:r>
      <w:r w:rsidR="007B5AF4">
        <w:rPr>
          <w:rFonts w:eastAsia="Times New Roman" w:cs="Times New Roman"/>
          <w:color w:val="000000"/>
        </w:rPr>
        <w:t>. Default value is 21 days.</w:t>
      </w:r>
    </w:p>
    <w:p w14:paraId="59AE4E24" w14:textId="7BA11C90" w:rsidR="006F3D78" w:rsidRDefault="006F3D78" w:rsidP="00E10887">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churnThreshold</w:t>
      </w:r>
      <w:r w:rsidRPr="006F3D78">
        <w:rPr>
          <w:rFonts w:eastAsia="Times New Roman" w:cs="Times New Roman"/>
          <w:color w:val="000000"/>
        </w:rPr>
        <w:t>:</w:t>
      </w:r>
      <w:r>
        <w:rPr>
          <w:rFonts w:eastAsia="Times New Roman" w:cs="Times New Roman"/>
          <w:color w:val="000000"/>
        </w:rPr>
        <w:t xml:space="preserve"> </w:t>
      </w:r>
      <w:commentRangeStart w:id="108"/>
      <w:commentRangeStart w:id="109"/>
      <w:r>
        <w:rPr>
          <w:rFonts w:eastAsia="Times New Roman" w:cs="Times New Roman"/>
          <w:color w:val="000000"/>
        </w:rPr>
        <w:t xml:space="preserve">This is </w:t>
      </w:r>
      <w:ins w:id="110" w:author="Min Qiu" w:date="2016-06-16T11:54:00Z">
        <w:r w:rsidR="00325643">
          <w:t>the threshold you want to set to define the customer churn. The threshold defines as the number transactions a customer has at the churnPeriod</w:t>
        </w:r>
      </w:ins>
      <w:del w:id="111" w:author="Min Qiu" w:date="2016-06-16T11:54:00Z">
        <w:r w:rsidDel="00325643">
          <w:rPr>
            <w:rFonts w:eastAsia="Times New Roman" w:cs="Times New Roman"/>
            <w:color w:val="000000"/>
          </w:rPr>
          <w:delText>XXXXXXXXXXXXXXXXXXXXXXXXXXXXXX</w:delText>
        </w:r>
        <w:commentRangeEnd w:id="108"/>
        <w:r w:rsidR="002D6FCE" w:rsidDel="00325643">
          <w:rPr>
            <w:rStyle w:val="CommentReference"/>
          </w:rPr>
          <w:commentReference w:id="108"/>
        </w:r>
      </w:del>
      <w:commentRangeEnd w:id="109"/>
      <w:r w:rsidR="00325643">
        <w:rPr>
          <w:rStyle w:val="CommentReference"/>
        </w:rPr>
        <w:commentReference w:id="109"/>
      </w:r>
      <w:r w:rsidR="007B5AF4">
        <w:rPr>
          <w:rFonts w:eastAsia="Times New Roman" w:cs="Times New Roman"/>
          <w:color w:val="000000"/>
        </w:rPr>
        <w:t>. Default value is 0</w:t>
      </w:r>
      <w:ins w:id="112" w:author="Min Qiu" w:date="2016-06-16T11:55:00Z">
        <w:r w:rsidR="00325643">
          <w:rPr>
            <w:rFonts w:eastAsia="Times New Roman" w:cs="Times New Roman"/>
            <w:color w:val="000000"/>
          </w:rPr>
          <w:t xml:space="preserve">, </w:t>
        </w:r>
        <w:r w:rsidR="00325643">
          <w:t xml:space="preserve"> which means a customer churned if he/she doesn’t have any transaction during the churnPeriod.</w:t>
        </w:r>
      </w:ins>
      <w:del w:id="113" w:author="Min Qiu" w:date="2016-06-16T11:55:00Z">
        <w:r w:rsidR="007B5AF4" w:rsidDel="00325643">
          <w:rPr>
            <w:rFonts w:eastAsia="Times New Roman" w:cs="Times New Roman"/>
            <w:color w:val="000000"/>
          </w:rPr>
          <w:delText>.</w:delText>
        </w:r>
      </w:del>
    </w:p>
    <w:p w14:paraId="44B1DB56" w14:textId="77777777" w:rsidR="00511806" w:rsidRDefault="00511806" w:rsidP="00511806">
      <w:pPr>
        <w:pStyle w:val="ListParagraph"/>
        <w:spacing w:after="0" w:line="240" w:lineRule="auto"/>
        <w:textAlignment w:val="center"/>
        <w:rPr>
          <w:rFonts w:eastAsia="Times New Roman" w:cs="Times New Roman"/>
          <w:color w:val="000000"/>
        </w:rPr>
      </w:pPr>
    </w:p>
    <w:p w14:paraId="2105E37F" w14:textId="033A160D" w:rsidR="00B83EB2" w:rsidRPr="00B83EB2" w:rsidRDefault="00B83EB2" w:rsidP="00B83EB2">
      <w:pPr>
        <w:spacing w:after="0" w:line="240" w:lineRule="auto"/>
        <w:textAlignment w:val="center"/>
        <w:rPr>
          <w:rFonts w:eastAsia="Times New Roman" w:cs="Times New Roman"/>
          <w:color w:val="000000"/>
        </w:rPr>
      </w:pPr>
      <w:r>
        <w:rPr>
          <w:rFonts w:eastAsia="Times New Roman" w:cs="Times New Roman"/>
          <w:color w:val="000000"/>
        </w:rPr>
        <w:t xml:space="preserve"> The script will pause on each step so you can check the result for each step</w:t>
      </w:r>
      <w:r w:rsidR="00B5282E">
        <w:rPr>
          <w:rFonts w:eastAsia="Times New Roman" w:cs="Times New Roman"/>
          <w:color w:val="000000"/>
        </w:rPr>
        <w:t xml:space="preserve"> like in DEMO WALKTHROUGH</w:t>
      </w:r>
      <w:r w:rsidR="008E45C2">
        <w:rPr>
          <w:rFonts w:eastAsia="Times New Roman" w:cs="Times New Roman"/>
          <w:color w:val="000000"/>
        </w:rPr>
        <w:t xml:space="preserve"> below</w:t>
      </w:r>
    </w:p>
    <w:p w14:paraId="676738DC" w14:textId="77777777" w:rsidR="00B32167" w:rsidRDefault="00B32167" w:rsidP="00B32167"/>
    <w:p w14:paraId="199FB259" w14:textId="08A450B5" w:rsidR="00B32167" w:rsidDel="00C80C26" w:rsidRDefault="00B32167" w:rsidP="00B32167">
      <w:pPr>
        <w:rPr>
          <w:del w:id="114" w:author="Min Qiu" w:date="2016-06-16T11:57:00Z"/>
        </w:rPr>
      </w:pPr>
    </w:p>
    <w:p w14:paraId="36B21053" w14:textId="47F46538" w:rsidR="00FC5646" w:rsidDel="00C80C26" w:rsidRDefault="00FC5646" w:rsidP="00FC5646">
      <w:pPr>
        <w:rPr>
          <w:del w:id="115" w:author="Min Qiu" w:date="2016-06-16T11:57:00Z"/>
        </w:rPr>
      </w:pPr>
    </w:p>
    <w:p w14:paraId="3E1B414E" w14:textId="6E07A782" w:rsidR="00111334" w:rsidRDefault="000A0528" w:rsidP="00D476AE">
      <w:pPr>
        <w:pStyle w:val="Heading1"/>
        <w:rPr>
          <w:rFonts w:asciiTheme="minorHAnsi" w:eastAsia="Times New Roman" w:hAnsiTheme="minorHAnsi"/>
        </w:rPr>
      </w:pPr>
      <w:r>
        <w:rPr>
          <w:rFonts w:asciiTheme="minorHAnsi" w:eastAsia="Times New Roman" w:hAnsiTheme="minorHAnsi"/>
        </w:rPr>
        <w:t>DEMO</w:t>
      </w:r>
      <w:r w:rsidR="00410FB1">
        <w:rPr>
          <w:rFonts w:asciiTheme="minorHAnsi" w:eastAsia="Times New Roman" w:hAnsiTheme="minorHAnsi"/>
        </w:rPr>
        <w:t xml:space="preserve"> WALKTHROUGH</w:t>
      </w:r>
    </w:p>
    <w:p w14:paraId="36FA2ADB" w14:textId="43860882" w:rsidR="008E0FCC" w:rsidRPr="008E0FCC" w:rsidRDefault="008E0FCC" w:rsidP="008E0FCC">
      <w:pPr>
        <w:rPr>
          <w:lang w:eastAsia="zh-CN"/>
        </w:rPr>
      </w:pPr>
      <w:r>
        <w:t xml:space="preserve">As we state above, this demo is a one-command </w:t>
      </w:r>
      <w:r w:rsidR="00BE7FAA">
        <w:rPr>
          <w:rFonts w:hint="eastAsia"/>
          <w:lang w:eastAsia="zh-CN"/>
        </w:rPr>
        <w:t>demo</w:t>
      </w:r>
      <w:r>
        <w:t>.  The fo</w:t>
      </w:r>
      <w:r w:rsidR="00EC406B">
        <w:t>llowing tells how to check the results of each step.</w:t>
      </w:r>
    </w:p>
    <w:p w14:paraId="45EFC42D" w14:textId="33FBC4E4" w:rsidR="00E032FB" w:rsidRDefault="00C7089A" w:rsidP="00410FB1">
      <w:r>
        <w:t xml:space="preserve">Let’s start in Visual Studio where we </w:t>
      </w:r>
      <w:r w:rsidR="000C1962">
        <w:t>have</w:t>
      </w:r>
      <w:r>
        <w:t xml:space="preserve"> connect</w:t>
      </w:r>
      <w:r w:rsidR="000C1962">
        <w:t>ed</w:t>
      </w:r>
      <w:r>
        <w:t xml:space="preserve"> to HDInsight Cluster</w:t>
      </w:r>
      <w:r w:rsidR="004B29DE">
        <w:t>.</w:t>
      </w:r>
    </w:p>
    <w:p w14:paraId="4D068126" w14:textId="77777777" w:rsidR="004E1534" w:rsidRPr="00EC406B" w:rsidRDefault="004E1534" w:rsidP="004E153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Sign in using your Azure account -&gt; connect to the Azure Subscription -&gt; HDInsight</w:t>
      </w:r>
    </w:p>
    <w:p w14:paraId="002E80E5" w14:textId="43FEA828" w:rsidR="004E1534" w:rsidRDefault="004E1534" w:rsidP="004E1534">
      <w:pPr>
        <w:rPr>
          <w:rFonts w:ascii="Calibri" w:eastAsia="Times New Roman" w:hAnsi="Calibri" w:cs="Times New Roman"/>
          <w:color w:val="000000"/>
        </w:rPr>
      </w:pPr>
      <w:r w:rsidRPr="00EC406B">
        <w:rPr>
          <w:rFonts w:ascii="Calibri" w:eastAsia="Times New Roman" w:hAnsi="Calibri" w:cs="Times New Roman"/>
          <w:i/>
          <w:color w:val="2E74B5" w:themeColor="accent1" w:themeShade="BF"/>
        </w:rPr>
        <w:t>In Visual Studio, also open the project CustomerChurnSparkDemo.hiveproj under the directory you unzipped in the Windows machine.</w:t>
      </w:r>
      <w:r w:rsidR="00474975">
        <w:rPr>
          <w:rFonts w:ascii="Calibri" w:eastAsia="Times New Roman" w:hAnsi="Calibri" w:cs="Times New Roman"/>
          <w:color w:val="000000"/>
        </w:rPr>
        <w:t xml:space="preserve"> </w:t>
      </w:r>
      <w:r w:rsidR="00EC406B">
        <w:rPr>
          <w:rFonts w:ascii="Calibri" w:eastAsia="Times New Roman" w:hAnsi="Calibri" w:cs="Times New Roman"/>
          <w:color w:val="000000"/>
        </w:rPr>
        <w:t xml:space="preserve"> Here </w:t>
      </w:r>
      <w:r w:rsidR="00474975">
        <w:rPr>
          <w:rFonts w:ascii="Calibri" w:eastAsia="Times New Roman" w:hAnsi="Calibri" w:cs="Times New Roman"/>
          <w:color w:val="000000"/>
        </w:rPr>
        <w:t>you can see all the code.</w:t>
      </w:r>
    </w:p>
    <w:p w14:paraId="789BA482" w14:textId="70C91C75" w:rsidR="005D586E" w:rsidRDefault="005D586E" w:rsidP="005D586E">
      <w:pPr>
        <w:pStyle w:val="Heading2"/>
      </w:pPr>
      <w:r>
        <w:t>Step 1: Upload sample data and reference data to Azure Blob Storage</w:t>
      </w:r>
      <w:r w:rsidR="00A854A0">
        <w:t xml:space="preserve"> using HADOOP</w:t>
      </w:r>
    </w:p>
    <w:p w14:paraId="23946AC9" w14:textId="07CA329E" w:rsidR="00592607" w:rsidRDefault="00D70CFE" w:rsidP="00C7089A">
      <w:r>
        <w:t xml:space="preserve">First of all, the demo automatically creates two containers </w:t>
      </w:r>
      <w:r w:rsidRPr="00D70CFE">
        <w:rPr>
          <w:color w:val="A8D08D" w:themeColor="accent6" w:themeTint="99"/>
        </w:rPr>
        <w:t>customerchurnintern</w:t>
      </w:r>
      <w:r>
        <w:t xml:space="preserve"> and </w:t>
      </w:r>
      <w:r w:rsidRPr="00D70CFE">
        <w:rPr>
          <w:color w:val="A8D08D" w:themeColor="accent6" w:themeTint="99"/>
        </w:rPr>
        <w:t>customerchurnresult</w:t>
      </w:r>
      <w:r>
        <w:t xml:space="preserve"> in the Azure Blob Storage besides using the default container associated with the HDInsight Cluster</w:t>
      </w:r>
    </w:p>
    <w:p w14:paraId="128F6B2F" w14:textId="5EAE1CB3" w:rsidR="00944904" w:rsidRPr="00EC406B"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-&gt; HDInsight</w:t>
      </w:r>
      <w:r>
        <w:rPr>
          <w:rFonts w:ascii="Calibri" w:eastAsia="Times New Roman" w:hAnsi="Calibri" w:cs="Times New Roman"/>
          <w:i/>
          <w:color w:val="2E74B5" w:themeColor="accent1" w:themeShade="BF"/>
        </w:rPr>
        <w:t xml:space="preserve"> -&gt; {CLUSTERSTORAGENAME} -&gt; customerchurnresult</w:t>
      </w:r>
    </w:p>
    <w:p w14:paraId="730499DB" w14:textId="77777777" w:rsidR="00944904" w:rsidRDefault="00944904" w:rsidP="00C7089A"/>
    <w:p w14:paraId="7EE20624" w14:textId="17DD65BB" w:rsidR="006049D5" w:rsidRDefault="00D70CFE" w:rsidP="00C7089A">
      <w:r>
        <w:t xml:space="preserve">. </w:t>
      </w:r>
      <w:r w:rsidR="00592607">
        <w:rPr>
          <w:noProof/>
          <w:lang w:eastAsia="zh-CN"/>
        </w:rPr>
        <w:drawing>
          <wp:inline distT="0" distB="0" distL="0" distR="0" wp14:anchorId="1873E0F0" wp14:editId="308921AB">
            <wp:extent cx="3715268" cy="1438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DInsight_VS_list_container.png"/>
                    <pic:cNvPicPr/>
                  </pic:nvPicPr>
                  <pic:blipFill>
                    <a:blip r:embed="rId40">
                      <a:extLst>
                        <a:ext uri="{28A0092B-C50C-407E-A947-70E740481C1C}">
                          <a14:useLocalDpi xmlns:a14="http://schemas.microsoft.com/office/drawing/2010/main" val="0"/>
                        </a:ext>
                      </a:extLst>
                    </a:blip>
                    <a:stretch>
                      <a:fillRect/>
                    </a:stretch>
                  </pic:blipFill>
                  <pic:spPr>
                    <a:xfrm>
                      <a:off x="0" y="0"/>
                      <a:ext cx="3715268" cy="1438476"/>
                    </a:xfrm>
                    <a:prstGeom prst="rect">
                      <a:avLst/>
                    </a:prstGeom>
                  </pic:spPr>
                </pic:pic>
              </a:graphicData>
            </a:graphic>
          </wp:inline>
        </w:drawing>
      </w:r>
    </w:p>
    <w:p w14:paraId="25B14B6C" w14:textId="4D8830D4" w:rsidR="006049D5" w:rsidRDefault="001E0F2F" w:rsidP="006049D5">
      <w:pPr>
        <w:ind w:left="720"/>
      </w:pPr>
      <w:r>
        <w:rPr>
          <w:color w:val="A8D08D" w:themeColor="accent6" w:themeTint="99"/>
        </w:rPr>
        <w:t>c</w:t>
      </w:r>
      <w:r w:rsidR="00E64230" w:rsidRPr="00D70CFE">
        <w:rPr>
          <w:color w:val="A8D08D" w:themeColor="accent6" w:themeTint="99"/>
        </w:rPr>
        <w:t>ustomerchurnresult</w:t>
      </w:r>
      <w:r w:rsidR="00D56708">
        <w:rPr>
          <w:color w:val="A8D08D" w:themeColor="accent6" w:themeTint="99"/>
        </w:rPr>
        <w:t xml:space="preserve">: </w:t>
      </w:r>
      <w:r w:rsidR="00E64230" w:rsidRPr="00E64230">
        <w:t>stores</w:t>
      </w:r>
      <w:r w:rsidR="00E64230">
        <w:t xml:space="preserve"> data we need to use for visualization due to the performance consideration. </w:t>
      </w:r>
    </w:p>
    <w:p w14:paraId="46BF7018" w14:textId="23CD8155" w:rsidR="001E0F2F" w:rsidRPr="00EA59F9" w:rsidRDefault="001E0F2F" w:rsidP="00EA59F9">
      <w:pPr>
        <w:pStyle w:val="ListParagraph"/>
        <w:numPr>
          <w:ilvl w:val="0"/>
          <w:numId w:val="14"/>
        </w:numPr>
        <w:rPr>
          <w:color w:val="A8D08D" w:themeColor="accent6" w:themeTint="99"/>
        </w:rPr>
      </w:pPr>
      <w:commentRangeStart w:id="116"/>
      <w:commentRangeStart w:id="117"/>
      <w:r w:rsidRPr="00EA59F9">
        <w:rPr>
          <w:color w:val="A8D08D" w:themeColor="accent6" w:themeTint="99"/>
        </w:rPr>
        <w:t>/customer</w:t>
      </w:r>
      <w:r w:rsidR="00215DB4" w:rsidRPr="00EA59F9">
        <w:rPr>
          <w:color w:val="A8D08D" w:themeColor="accent6" w:themeTint="99"/>
        </w:rPr>
        <w:t>churn/data/sampledata/</w:t>
      </w:r>
      <w:del w:id="118" w:author="Min Qiu" w:date="2016-06-16T11:59:00Z">
        <w:r w:rsidR="00215DB4" w:rsidRPr="00EA59F9" w:rsidDel="00023EE9">
          <w:rPr>
            <w:color w:val="A8D08D" w:themeColor="accent6" w:themeTint="99"/>
          </w:rPr>
          <w:delText>user</w:delText>
        </w:r>
        <w:commentRangeEnd w:id="116"/>
        <w:r w:rsidR="002C5C12" w:rsidDel="00023EE9">
          <w:rPr>
            <w:rStyle w:val="CommentReference"/>
          </w:rPr>
          <w:commentReference w:id="116"/>
        </w:r>
      </w:del>
      <w:commentRangeEnd w:id="117"/>
      <w:r w:rsidR="00023EE9">
        <w:rPr>
          <w:rStyle w:val="CommentReference"/>
        </w:rPr>
        <w:commentReference w:id="117"/>
      </w:r>
      <w:ins w:id="119" w:author="Min Qiu" w:date="2016-06-16T11:59:00Z">
        <w:r w:rsidR="00023EE9">
          <w:rPr>
            <w:color w:val="A8D08D" w:themeColor="accent6" w:themeTint="99"/>
          </w:rPr>
          <w:t>activity</w:t>
        </w:r>
      </w:ins>
    </w:p>
    <w:p w14:paraId="2DADC023" w14:textId="7777777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/customerchurn/data/sampledata/user</w:t>
      </w:r>
    </w:p>
    <w:p w14:paraId="7DB0CFDC" w14:textId="3A4DBD2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/customerchurn/data/referencedata/age</w:t>
      </w:r>
    </w:p>
    <w:p w14:paraId="03232043" w14:textId="4AF2C63A"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/customerchurn/data/referencedata/region</w:t>
      </w:r>
    </w:p>
    <w:p w14:paraId="1BA71155" w14:textId="0AA28B4D" w:rsidR="00DC677D" w:rsidRPr="00EA59F9" w:rsidRDefault="00DC677D" w:rsidP="00EA59F9">
      <w:pPr>
        <w:pStyle w:val="ListParagraph"/>
        <w:numPr>
          <w:ilvl w:val="0"/>
          <w:numId w:val="14"/>
        </w:numPr>
        <w:rPr>
          <w:color w:val="A8D08D" w:themeColor="accent6" w:themeTint="99"/>
        </w:rPr>
      </w:pPr>
      <w:r w:rsidRPr="00EA59F9">
        <w:rPr>
          <w:color w:val="A8D08D" w:themeColor="accent6" w:themeTint="99"/>
        </w:rPr>
        <w:lastRenderedPageBreak/>
        <w:t>/customerchurn/data/predictions</w:t>
      </w:r>
    </w:p>
    <w:p w14:paraId="17D86F9B" w14:textId="297A213B" w:rsidR="00D70CFE" w:rsidRDefault="001E0F2F" w:rsidP="006049D5">
      <w:pPr>
        <w:ind w:firstLine="720"/>
      </w:pPr>
      <w:r>
        <w:rPr>
          <w:color w:val="A8D08D" w:themeColor="accent6" w:themeTint="99"/>
        </w:rPr>
        <w:t>c</w:t>
      </w:r>
      <w:r w:rsidR="00D70CFE" w:rsidRPr="00D70CFE">
        <w:rPr>
          <w:color w:val="A8D08D" w:themeColor="accent6" w:themeTint="99"/>
        </w:rPr>
        <w:t>ustomerchurnintern</w:t>
      </w:r>
      <w:r w:rsidR="00D56708">
        <w:rPr>
          <w:color w:val="A8D08D" w:themeColor="accent6" w:themeTint="99"/>
        </w:rPr>
        <w:t xml:space="preserve">: </w:t>
      </w:r>
      <w:r w:rsidR="00D70CFE" w:rsidRPr="00D70CFE">
        <w:t>stores</w:t>
      </w:r>
      <w:r w:rsidR="00E64230">
        <w:t xml:space="preserve"> all the </w:t>
      </w:r>
      <w:r w:rsidR="008373B0">
        <w:t>partitioned data and intermediate data.</w:t>
      </w:r>
    </w:p>
    <w:p w14:paraId="1706D436" w14:textId="2D568423" w:rsidR="0038109E" w:rsidRDefault="00D70CFE" w:rsidP="00C7089A">
      <w:pPr>
        <w:rPr>
          <w:color w:val="A8D08D" w:themeColor="accent6" w:themeTint="99"/>
        </w:rPr>
      </w:pPr>
      <w:r>
        <w:t xml:space="preserve">The sample data for activities and users come with the demo package are </w:t>
      </w:r>
      <w:r w:rsidR="0038109E" w:rsidRPr="0038109E">
        <w:t xml:space="preserve">respectively </w:t>
      </w:r>
      <w:r>
        <w:t xml:space="preserve">loaded to Azure Blob Storage </w:t>
      </w:r>
      <w:r w:rsidR="0031460D">
        <w:t xml:space="preserve">under </w:t>
      </w:r>
      <w:r w:rsidR="0038109E">
        <w:t>customerchurn/data/</w:t>
      </w:r>
      <w:r w:rsidR="0031460D">
        <w:t>sampledata</w:t>
      </w:r>
      <w:r w:rsidR="0038109E">
        <w:t>/activity and customerchurn/data/sampledata/user</w:t>
      </w:r>
      <w:r w:rsidR="0031460D">
        <w:t xml:space="preserve"> folder</w:t>
      </w:r>
      <w:r w:rsidR="0038109E">
        <w:t>s</w:t>
      </w:r>
      <w:r w:rsidR="0031460D">
        <w:t xml:space="preserve"> </w:t>
      </w:r>
      <w:r>
        <w:t>in a</w:t>
      </w:r>
      <w:r w:rsidR="0038109E">
        <w:t xml:space="preserve"> container </w:t>
      </w:r>
      <w:r w:rsidRPr="00925469">
        <w:rPr>
          <w:color w:val="A8D08D" w:themeColor="accent6" w:themeTint="99"/>
        </w:rPr>
        <w:t>customerchurnresult</w:t>
      </w:r>
      <w:r w:rsidR="0038109E">
        <w:rPr>
          <w:color w:val="A8D08D" w:themeColor="accent6" w:themeTint="99"/>
        </w:rPr>
        <w:t xml:space="preserve">.  </w:t>
      </w:r>
      <w:r w:rsidR="00760B3C">
        <w:rPr>
          <w:color w:val="A8D08D" w:themeColor="accent6" w:themeTint="99"/>
        </w:rPr>
        <w:t xml:space="preserve">  </w:t>
      </w:r>
    </w:p>
    <w:p w14:paraId="3CFEA46A" w14:textId="4A7E38E9" w:rsidR="001E0F2F" w:rsidRDefault="001E0F2F" w:rsidP="001E0F2F">
      <w:pPr>
        <w:pStyle w:val="Heading2"/>
      </w:pPr>
      <w:r>
        <w:t>Step 2: Create hive tables</w:t>
      </w:r>
      <w:r w:rsidR="004C634B">
        <w:t xml:space="preserve"> using HIVE</w:t>
      </w:r>
    </w:p>
    <w:p w14:paraId="3E3C95BB" w14:textId="15BD585B" w:rsidR="00760B3C" w:rsidRDefault="00760B3C" w:rsidP="00C7089A">
      <w:pPr>
        <w:rPr>
          <w:color w:val="A8D08D" w:themeColor="accent6" w:themeTint="99"/>
        </w:rPr>
      </w:pPr>
      <w:r>
        <w:t xml:space="preserve">We are using hive tables interacting with the Azure Blob storage.  The database for the demo in hive is </w:t>
      </w:r>
      <w:r w:rsidRPr="00760B3C">
        <w:rPr>
          <w:color w:val="A8D08D" w:themeColor="accent6" w:themeTint="99"/>
        </w:rPr>
        <w:t>customerchurn</w:t>
      </w:r>
      <w:r>
        <w:t xml:space="preserve">. We create two hive tables </w:t>
      </w:r>
      <w:r w:rsidRPr="00925469">
        <w:rPr>
          <w:color w:val="A8D08D" w:themeColor="accent6" w:themeTint="99"/>
        </w:rPr>
        <w:t>activitiessample</w:t>
      </w:r>
      <w:r>
        <w:t xml:space="preserve"> and </w:t>
      </w:r>
      <w:r w:rsidRPr="00925469">
        <w:rPr>
          <w:color w:val="A8D08D" w:themeColor="accent6" w:themeTint="99"/>
        </w:rPr>
        <w:t>userssample</w:t>
      </w:r>
      <w:r>
        <w:t xml:space="preserve"> on top of the sample data</w:t>
      </w:r>
      <w:r w:rsidR="00925469">
        <w:t xml:space="preserve"> </w:t>
      </w:r>
      <w:r w:rsidR="00925469">
        <w:rPr>
          <w:rFonts w:hint="eastAsia"/>
          <w:lang w:eastAsia="zh-CN"/>
        </w:rPr>
        <w:t>and</w:t>
      </w:r>
      <w:r w:rsidR="00925469">
        <w:rPr>
          <w:lang w:eastAsia="zh-CN"/>
        </w:rPr>
        <w:t xml:space="preserve"> two lookup tables</w:t>
      </w:r>
      <w:r w:rsidR="00925469">
        <w:rPr>
          <w:rFonts w:hint="eastAsia"/>
          <w:lang w:eastAsia="zh-CN"/>
        </w:rPr>
        <w:t xml:space="preserve"> </w:t>
      </w:r>
      <w:r w:rsidR="00925469" w:rsidRPr="00925469">
        <w:rPr>
          <w:rFonts w:hint="eastAsia"/>
          <w:color w:val="A8D08D" w:themeColor="accent6" w:themeTint="99"/>
        </w:rPr>
        <w:t xml:space="preserve">agelut </w:t>
      </w:r>
      <w:r w:rsidR="00925469">
        <w:rPr>
          <w:lang w:eastAsia="zh-CN"/>
        </w:rPr>
        <w:t xml:space="preserve">and </w:t>
      </w:r>
      <w:r w:rsidR="00925469" w:rsidRPr="00925469">
        <w:rPr>
          <w:color w:val="A8D08D" w:themeColor="accent6" w:themeTint="99"/>
        </w:rPr>
        <w:t>regionlut</w:t>
      </w:r>
      <w:r w:rsidR="00550FF6" w:rsidRPr="00550FF6">
        <w:t>.</w:t>
      </w:r>
      <w:r w:rsidR="00550FF6">
        <w:t xml:space="preserve"> We also create the tables for the step 3, 4. </w:t>
      </w:r>
    </w:p>
    <w:p w14:paraId="71B2651B" w14:textId="61EA22FE" w:rsidR="00925469" w:rsidRPr="00EC406B" w:rsidRDefault="00925469" w:rsidP="00925469">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Sign in using your Azure account -&gt; connect to the Azure Subscription -&gt; HDInsight</w:t>
      </w:r>
      <w:r>
        <w:rPr>
          <w:rFonts w:ascii="Calibri" w:eastAsia="Times New Roman" w:hAnsi="Calibri" w:cs="Times New Roman"/>
          <w:i/>
          <w:color w:val="2E74B5" w:themeColor="accent1" w:themeShade="BF"/>
        </w:rPr>
        <w:t xml:space="preserve"> -&gt; {CLUSTERMNAME} -&gt;Hive Databases -&gt; customerchurn</w:t>
      </w:r>
    </w:p>
    <w:p w14:paraId="08B215B9" w14:textId="6ADC32AF" w:rsidR="00760B3C" w:rsidRPr="0038109E" w:rsidRDefault="00760B3C" w:rsidP="00C7089A">
      <w:r>
        <w:rPr>
          <w:noProof/>
          <w:lang w:eastAsia="zh-CN"/>
        </w:rPr>
        <w:drawing>
          <wp:inline distT="0" distB="0" distL="0" distR="0" wp14:anchorId="1C9147E8" wp14:editId="2F5E84F3">
            <wp:extent cx="3458058" cy="221963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Insight_VS_list_hive_table1.png"/>
                    <pic:cNvPicPr/>
                  </pic:nvPicPr>
                  <pic:blipFill>
                    <a:blip r:embed="rId41">
                      <a:extLst>
                        <a:ext uri="{28A0092B-C50C-407E-A947-70E740481C1C}">
                          <a14:useLocalDpi xmlns:a14="http://schemas.microsoft.com/office/drawing/2010/main" val="0"/>
                        </a:ext>
                      </a:extLst>
                    </a:blip>
                    <a:stretch>
                      <a:fillRect/>
                    </a:stretch>
                  </pic:blipFill>
                  <pic:spPr>
                    <a:xfrm>
                      <a:off x="0" y="0"/>
                      <a:ext cx="3458058" cy="2219635"/>
                    </a:xfrm>
                    <a:prstGeom prst="rect">
                      <a:avLst/>
                    </a:prstGeom>
                  </pic:spPr>
                </pic:pic>
              </a:graphicData>
            </a:graphic>
          </wp:inline>
        </w:drawing>
      </w:r>
    </w:p>
    <w:p w14:paraId="2A0577FF" w14:textId="05DC0610" w:rsidR="00550FF6" w:rsidRDefault="009B6309" w:rsidP="00C7089A">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View columns of t</w:t>
      </w:r>
      <w:r w:rsidR="00550FF6" w:rsidRPr="00591844">
        <w:rPr>
          <w:rFonts w:ascii="Calibri" w:eastAsia="Times New Roman" w:hAnsi="Calibri" w:cs="Times New Roman"/>
          <w:i/>
          <w:color w:val="2E74B5" w:themeColor="accent1" w:themeShade="BF"/>
        </w:rPr>
        <w:t>able</w:t>
      </w:r>
      <w:r>
        <w:rPr>
          <w:rFonts w:ascii="Calibri" w:eastAsia="Times New Roman" w:hAnsi="Calibri" w:cs="Times New Roman"/>
          <w:i/>
          <w:color w:val="2E74B5" w:themeColor="accent1" w:themeShade="BF"/>
        </w:rPr>
        <w:t>s</w:t>
      </w:r>
      <w:r w:rsidR="002E3BFC">
        <w:rPr>
          <w:rFonts w:ascii="Calibri" w:eastAsia="Times New Roman" w:hAnsi="Calibri" w:cs="Times New Roman"/>
          <w:i/>
          <w:color w:val="2E74B5" w:themeColor="accent1" w:themeShade="BF"/>
        </w:rPr>
        <w:t xml:space="preserve"> by click the table</w:t>
      </w:r>
      <w:r>
        <w:rPr>
          <w:rFonts w:ascii="Calibri" w:eastAsia="Times New Roman" w:hAnsi="Calibri" w:cs="Times New Roman"/>
          <w:i/>
          <w:color w:val="2E74B5" w:themeColor="accent1" w:themeShade="BF"/>
        </w:rPr>
        <w:t xml:space="preserve"> to expend</w:t>
      </w:r>
    </w:p>
    <w:p w14:paraId="661C721C" w14:textId="6EC2D665" w:rsidR="00591844" w:rsidRDefault="00591844" w:rsidP="00C7089A">
      <w:r>
        <w:t xml:space="preserve">You can see the columns of each table. </w:t>
      </w:r>
    </w:p>
    <w:p w14:paraId="63276422" w14:textId="660E03AB" w:rsidR="001A69CA" w:rsidRDefault="00AD4216" w:rsidP="00C7089A">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sidR="009563D4">
        <w:rPr>
          <w:rFonts w:ascii="Calibri" w:eastAsia="Times New Roman" w:hAnsi="Calibri" w:cs="Times New Roman"/>
          <w:i/>
          <w:color w:val="2E74B5" w:themeColor="accent1" w:themeShade="BF"/>
        </w:rPr>
        <w:t>the file</w:t>
      </w:r>
      <w:r w:rsidR="005D3F57">
        <w:rPr>
          <w:rFonts w:ascii="Calibri" w:eastAsia="Times New Roman" w:hAnsi="Calibri" w:cs="Times New Roman"/>
          <w:i/>
          <w:color w:val="2E74B5" w:themeColor="accent1" w:themeShade="BF"/>
        </w:rPr>
        <w:t xml:space="preserve"> prepareddata.hql</w:t>
      </w:r>
      <w:r w:rsidR="009563D4">
        <w:rPr>
          <w:rFonts w:ascii="Calibri" w:eastAsia="Times New Roman" w:hAnsi="Calibri" w:cs="Times New Roman"/>
          <w:i/>
          <w:color w:val="2E74B5" w:themeColor="accent1" w:themeShade="BF"/>
        </w:rPr>
        <w:t xml:space="preserve"> under hive folder in the solution explorer to v</w:t>
      </w:r>
      <w:r w:rsidR="002E3BFC" w:rsidRPr="002E3BFC">
        <w:rPr>
          <w:rFonts w:ascii="Calibri" w:eastAsia="Times New Roman" w:hAnsi="Calibri" w:cs="Times New Roman"/>
          <w:i/>
          <w:color w:val="2E74B5" w:themeColor="accent1" w:themeShade="BF"/>
        </w:rPr>
        <w:t>iew the hive query</w:t>
      </w:r>
      <w:r w:rsidR="002E3BFC">
        <w:rPr>
          <w:rFonts w:ascii="Calibri" w:eastAsia="Times New Roman" w:hAnsi="Calibri" w:cs="Times New Roman"/>
          <w:i/>
          <w:color w:val="2E74B5" w:themeColor="accent1" w:themeShade="BF"/>
        </w:rPr>
        <w:t xml:space="preserve">: </w:t>
      </w:r>
    </w:p>
    <w:p w14:paraId="43A7D175" w14:textId="26AB0770" w:rsidR="002E3BFC" w:rsidRPr="002E3BFC" w:rsidRDefault="001A69CA" w:rsidP="00C7089A">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0A4920F1" wp14:editId="655CF52C">
            <wp:extent cx="5943600" cy="379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DInsight_VS_view_hive_praparedata.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r w:rsidR="002E3BFC" w:rsidRPr="002E3BFC">
        <w:rPr>
          <w:rFonts w:ascii="Calibri" w:eastAsia="Times New Roman" w:hAnsi="Calibri" w:cs="Times New Roman"/>
          <w:i/>
          <w:color w:val="2E74B5" w:themeColor="accent1" w:themeShade="BF"/>
        </w:rPr>
        <w:t xml:space="preserve"> </w:t>
      </w:r>
    </w:p>
    <w:p w14:paraId="3B012F67" w14:textId="3E37817D" w:rsidR="004E1534" w:rsidRDefault="00D15A2E" w:rsidP="00C7089A">
      <w:pPr>
        <w:rPr>
          <w:lang w:eastAsia="zh-CN"/>
        </w:rPr>
      </w:pPr>
      <w:r>
        <w:t xml:space="preserve">We will now interact with these tables in </w:t>
      </w:r>
      <w:r w:rsidR="00D5067C">
        <w:t>H</w:t>
      </w:r>
      <w:r>
        <w:t xml:space="preserve">ive </w:t>
      </w:r>
      <w:r w:rsidR="00D5067C">
        <w:t>and Spark</w:t>
      </w:r>
      <w:r w:rsidR="00D5067C">
        <w:rPr>
          <w:rFonts w:hint="eastAsia"/>
          <w:lang w:eastAsia="zh-CN"/>
        </w:rPr>
        <w:t>.</w:t>
      </w:r>
    </w:p>
    <w:p w14:paraId="7575E577" w14:textId="55790F92" w:rsidR="00925469" w:rsidRDefault="00925469" w:rsidP="00925469">
      <w:pPr>
        <w:pStyle w:val="Heading2"/>
      </w:pPr>
      <w:r>
        <w:t xml:space="preserve">Step 3: </w:t>
      </w:r>
      <w:r w:rsidR="00833DE6">
        <w:t>Partition sample data</w:t>
      </w:r>
      <w:r w:rsidR="00234400">
        <w:t xml:space="preserve"> </w:t>
      </w:r>
      <w:r w:rsidR="00234400">
        <w:rPr>
          <w:rFonts w:hint="eastAsia"/>
          <w:lang w:eastAsia="zh-CN"/>
        </w:rPr>
        <w:t>using</w:t>
      </w:r>
      <w:r w:rsidR="00234400">
        <w:t xml:space="preserve"> HIVE</w:t>
      </w:r>
    </w:p>
    <w:p w14:paraId="234349AF" w14:textId="02FAF7F7" w:rsidR="00D15A2E" w:rsidRDefault="00D15A2E" w:rsidP="00C7089A">
      <w:r>
        <w:t xml:space="preserve">In order to simulate real-world use case, </w:t>
      </w:r>
      <w:r w:rsidR="004E281A">
        <w:t xml:space="preserve">we </w:t>
      </w:r>
      <w:r w:rsidR="00D41016">
        <w:t>use H</w:t>
      </w:r>
      <w:r w:rsidR="004E281A">
        <w:t xml:space="preserve">ive to partition the sample data into </w:t>
      </w:r>
      <w:r w:rsidR="00D41016">
        <w:t xml:space="preserve">different partitions on </w:t>
      </w:r>
      <w:r w:rsidR="009523FA">
        <w:t>year/month/day because in real-world case the data could be streamed</w:t>
      </w:r>
      <w:r w:rsidR="007C260E">
        <w:t xml:space="preserve"> by</w:t>
      </w:r>
      <w:r w:rsidR="009523FA">
        <w:t xml:space="preserve"> such as use </w:t>
      </w:r>
      <w:hyperlink r:id="rId43" w:history="1">
        <w:r w:rsidR="009523FA" w:rsidRPr="009523FA">
          <w:rPr>
            <w:rStyle w:val="Hyperlink"/>
          </w:rPr>
          <w:t>Azure Stream Analytics</w:t>
        </w:r>
      </w:hyperlink>
      <w:r w:rsidR="007C260E">
        <w:t xml:space="preserve"> and stored in </w:t>
      </w:r>
      <w:r w:rsidR="00791655">
        <w:t>the similar</w:t>
      </w:r>
      <w:r w:rsidR="007C260E">
        <w:t xml:space="preserve"> way</w:t>
      </w:r>
      <w:r w:rsidR="009523FA">
        <w:t>.</w:t>
      </w:r>
    </w:p>
    <w:p w14:paraId="389A02B7" w14:textId="5E24193D" w:rsidR="006F7FE0" w:rsidRDefault="007F6DF1" w:rsidP="006F7FE0">
      <w:r>
        <w:t>This step will run about 8 minutes.</w:t>
      </w:r>
      <w:r w:rsidR="006F7FE0">
        <w:t xml:space="preserve"> </w:t>
      </w:r>
    </w:p>
    <w:p w14:paraId="5A2A90CB" w14:textId="215CE7B6" w:rsidR="009523FA" w:rsidRDefault="008016FC" w:rsidP="00C7089A">
      <w:r>
        <w:t xml:space="preserve">There are two partitioned hive tables </w:t>
      </w:r>
      <w:r w:rsidRPr="008016FC">
        <w:rPr>
          <w:color w:val="A8D08D" w:themeColor="accent6" w:themeTint="99"/>
        </w:rPr>
        <w:t xml:space="preserve">users </w:t>
      </w:r>
      <w:r>
        <w:t xml:space="preserve">and </w:t>
      </w:r>
      <w:r w:rsidRPr="008016FC">
        <w:rPr>
          <w:color w:val="A8D08D" w:themeColor="accent6" w:themeTint="99"/>
        </w:rPr>
        <w:t>activities</w:t>
      </w:r>
      <w:r>
        <w:t xml:space="preserve"> created in hive on top of the partitioned azure blobs.</w:t>
      </w:r>
    </w:p>
    <w:p w14:paraId="04320065" w14:textId="411CC00C" w:rsidR="005D3F57" w:rsidRDefault="005D3F57" w:rsidP="00C7089A">
      <w:r>
        <w:t>For</w:t>
      </w:r>
      <w:r w:rsidR="0009144F">
        <w:t xml:space="preserve"> </w:t>
      </w:r>
      <w:r w:rsidR="0009144F">
        <w:rPr>
          <w:rFonts w:hint="eastAsia"/>
          <w:lang w:eastAsia="zh-CN"/>
        </w:rPr>
        <w:t>hive</w:t>
      </w:r>
      <w:r>
        <w:t xml:space="preserve"> table definition</w:t>
      </w:r>
      <w:r>
        <w:rPr>
          <w:rFonts w:hint="eastAsia"/>
          <w:lang w:eastAsia="zh-CN"/>
        </w:rPr>
        <w:t>:</w:t>
      </w:r>
    </w:p>
    <w:p w14:paraId="5F74FA87" w14:textId="40B61772" w:rsidR="008016FC" w:rsidRDefault="008016FC" w:rsidP="008016FC">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w:t>
      </w:r>
    </w:p>
    <w:p w14:paraId="24AE3666" w14:textId="0A1CFA74" w:rsidR="00661DD2" w:rsidRDefault="00661DD2" w:rsidP="008016FC">
      <w:r w:rsidRPr="00661DD2">
        <w:t xml:space="preserve">For </w:t>
      </w:r>
      <w:r w:rsidR="0009144F">
        <w:t xml:space="preserve">hive table </w:t>
      </w:r>
      <w:r w:rsidRPr="00661DD2">
        <w:t>data:</w:t>
      </w:r>
    </w:p>
    <w:p w14:paraId="3D7C6CFC" w14:textId="5C3EAB2A" w:rsidR="00661DD2" w:rsidRDefault="00661DD2" w:rsidP="00661DD2">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 -&gt; {table} -&gt; right click -&gt; top 100 rows</w:t>
      </w:r>
    </w:p>
    <w:p w14:paraId="6119FFEF" w14:textId="77777777" w:rsidR="00661DD2" w:rsidRPr="00661DD2" w:rsidRDefault="00661DD2" w:rsidP="008016FC"/>
    <w:p w14:paraId="6DC97F85" w14:textId="0BE80098" w:rsidR="00661DD2" w:rsidRDefault="00661DD2" w:rsidP="008016FC">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5E6B74EC" wp14:editId="20E39177">
            <wp:extent cx="5943600" cy="247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DInsight_VS_view_hive_partitiondata_100ro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41A39E2" w14:textId="77777777" w:rsidR="00661DD2" w:rsidRPr="00EC406B" w:rsidRDefault="00661DD2" w:rsidP="008016FC">
      <w:pPr>
        <w:rPr>
          <w:rFonts w:ascii="Calibri" w:eastAsia="Times New Roman" w:hAnsi="Calibri" w:cs="Times New Roman"/>
          <w:i/>
          <w:color w:val="2E74B5" w:themeColor="accent1" w:themeShade="BF"/>
        </w:rPr>
      </w:pPr>
    </w:p>
    <w:p w14:paraId="71E3A033" w14:textId="795D98F5" w:rsidR="004E281A" w:rsidRDefault="005D3F57" w:rsidP="00C7089A">
      <w:pPr>
        <w:rPr>
          <w:rFonts w:eastAsiaTheme="minorEastAsia"/>
          <w:lang w:eastAsia="zh-CN"/>
        </w:rPr>
      </w:pPr>
      <w:r>
        <w:rPr>
          <w:rFonts w:eastAsiaTheme="minorEastAsia"/>
          <w:lang w:eastAsia="zh-CN"/>
        </w:rPr>
        <w:t>For hive query how to partition:</w:t>
      </w:r>
    </w:p>
    <w:p w14:paraId="69B42159" w14:textId="3673D149" w:rsidR="00AD4216" w:rsidRDefault="00AD4216" w:rsidP="00AD421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partition_users.hql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p>
    <w:p w14:paraId="42FE7145" w14:textId="3F19599E" w:rsidR="005D3F57" w:rsidRDefault="005D3F57" w:rsidP="00C7089A">
      <w:pPr>
        <w:rPr>
          <w:rFonts w:eastAsiaTheme="minorEastAsia"/>
          <w:lang w:eastAsia="zh-CN"/>
        </w:rPr>
      </w:pPr>
      <w:r>
        <w:rPr>
          <w:rFonts w:eastAsiaTheme="minorEastAsia" w:hint="eastAsia"/>
          <w:noProof/>
          <w:lang w:eastAsia="zh-CN"/>
        </w:rPr>
        <w:drawing>
          <wp:inline distT="0" distB="0" distL="0" distR="0" wp14:anchorId="69AABDFB" wp14:editId="11DF5054">
            <wp:extent cx="594360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DInsight_VS_view_hive_partitionuse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34B9BCC6" w14:textId="77777777" w:rsidR="00AD4216" w:rsidRDefault="00AD4216" w:rsidP="00AD4216">
      <w:pPr>
        <w:rPr>
          <w:rFonts w:ascii="Calibri" w:eastAsia="Times New Roman" w:hAnsi="Calibri" w:cs="Times New Roman"/>
          <w:i/>
          <w:color w:val="2E74B5" w:themeColor="accent1" w:themeShade="BF"/>
        </w:rPr>
      </w:pPr>
    </w:p>
    <w:p w14:paraId="2FF97147" w14:textId="03162292" w:rsidR="005D3F57" w:rsidRDefault="00AD4216" w:rsidP="00C7089A">
      <w:pPr>
        <w:rPr>
          <w:rFonts w:eastAsiaTheme="minorEastAsia"/>
          <w:lang w:eastAsia="zh-CN"/>
        </w:rPr>
      </w:pPr>
      <w:r w:rsidRPr="00EC406B">
        <w:rPr>
          <w:rFonts w:ascii="Calibri" w:eastAsia="Times New Roman" w:hAnsi="Calibri" w:cs="Times New Roman"/>
          <w:i/>
          <w:color w:val="2E74B5" w:themeColor="accent1" w:themeShade="BF"/>
        </w:rPr>
        <w:lastRenderedPageBreak/>
        <w:t xml:space="preserve">In Visual Studio, open </w:t>
      </w:r>
      <w:r>
        <w:rPr>
          <w:rFonts w:ascii="Calibri" w:eastAsia="Times New Roman" w:hAnsi="Calibri" w:cs="Times New Roman"/>
          <w:i/>
          <w:color w:val="2E74B5" w:themeColor="accent1" w:themeShade="BF"/>
        </w:rPr>
        <w:t>the file partition_activities.hql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r w:rsidR="005D3F57">
        <w:rPr>
          <w:rFonts w:eastAsiaTheme="minorEastAsia" w:hint="eastAsia"/>
          <w:noProof/>
          <w:lang w:eastAsia="zh-CN"/>
        </w:rPr>
        <w:drawing>
          <wp:inline distT="0" distB="0" distL="0" distR="0" wp14:anchorId="420D1753" wp14:editId="242D3E6D">
            <wp:extent cx="5943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Insight_VS_view_hive_partitionactivit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418B52E4" w14:textId="18F7DE2E" w:rsidR="00631D1D" w:rsidRDefault="00631D1D" w:rsidP="00C7089A">
      <w:pPr>
        <w:rPr>
          <w:rFonts w:eastAsiaTheme="minorEastAsia"/>
          <w:lang w:eastAsia="zh-CN"/>
        </w:rPr>
      </w:pPr>
    </w:p>
    <w:p w14:paraId="78134D05" w14:textId="107CF08B" w:rsidR="00631D1D" w:rsidRDefault="00944904" w:rsidP="00C7089A">
      <w:pPr>
        <w:rPr>
          <w:rFonts w:eastAsiaTheme="minorEastAsia"/>
          <w:lang w:eastAsia="zh-CN"/>
        </w:rPr>
      </w:pPr>
      <w:r>
        <w:rPr>
          <w:rFonts w:eastAsiaTheme="minorEastAsia"/>
          <w:lang w:eastAsia="zh-CN"/>
        </w:rPr>
        <w:t>For data in blob container:</w:t>
      </w:r>
    </w:p>
    <w:p w14:paraId="4C75870D" w14:textId="46C3B973" w:rsidR="00944904"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-&gt; HDInsight</w:t>
      </w:r>
      <w:r>
        <w:rPr>
          <w:rFonts w:ascii="Calibri" w:eastAsia="Times New Roman" w:hAnsi="Calibri" w:cs="Times New Roman"/>
          <w:i/>
          <w:color w:val="2E74B5" w:themeColor="accent1" w:themeShade="BF"/>
        </w:rPr>
        <w:t xml:space="preserve"> -&gt; {CLUSTERSTORAGENAME} -&gt; customerchurn</w:t>
      </w:r>
      <w:r w:rsidR="00931073">
        <w:rPr>
          <w:rFonts w:ascii="Calibri" w:eastAsia="Times New Roman" w:hAnsi="Calibri" w:cs="Times New Roman"/>
          <w:i/>
          <w:color w:val="2E74B5" w:themeColor="accent1" w:themeShade="BF"/>
        </w:rPr>
        <w:t>intern</w:t>
      </w:r>
      <w:r w:rsidR="00E940CE">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r w:rsidR="00E940CE">
        <w:rPr>
          <w:rFonts w:ascii="Calibri" w:eastAsia="Times New Roman" w:hAnsi="Calibri" w:cs="Times New Roman"/>
          <w:i/>
          <w:color w:val="2E74B5" w:themeColor="accent1" w:themeShade="BF"/>
        </w:rPr>
        <w:t>partitioned  -&gt; activities (or users)</w:t>
      </w:r>
    </w:p>
    <w:p w14:paraId="54B21DAC" w14:textId="697C2CF2" w:rsidR="00334E16" w:rsidRPr="00EC406B" w:rsidRDefault="00334E16" w:rsidP="00944904">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Go to </w:t>
      </w:r>
      <w:r w:rsidR="00C74671">
        <w:rPr>
          <w:rFonts w:ascii="Calibri" w:eastAsia="Times New Roman" w:hAnsi="Calibri" w:cs="Times New Roman"/>
          <w:i/>
          <w:color w:val="2E74B5" w:themeColor="accent1" w:themeShade="BF"/>
        </w:rPr>
        <w:t xml:space="preserve">each </w:t>
      </w:r>
      <w:r>
        <w:rPr>
          <w:rFonts w:ascii="Calibri" w:eastAsia="Times New Roman" w:hAnsi="Calibri" w:cs="Times New Roman"/>
          <w:i/>
          <w:color w:val="2E74B5" w:themeColor="accent1" w:themeShade="BF"/>
        </w:rPr>
        <w:t>partitions to see data</w:t>
      </w:r>
    </w:p>
    <w:p w14:paraId="2424BD4B" w14:textId="62861786" w:rsidR="00944904" w:rsidRPr="00D15A2E" w:rsidRDefault="00E11A0C" w:rsidP="00C7089A">
      <w:pPr>
        <w:rPr>
          <w:rFonts w:eastAsiaTheme="minorEastAsia"/>
          <w:lang w:eastAsia="zh-CN"/>
        </w:rPr>
      </w:pPr>
      <w:r>
        <w:rPr>
          <w:rFonts w:eastAsiaTheme="minorEastAsia" w:hint="eastAsia"/>
          <w:noProof/>
          <w:lang w:eastAsia="zh-CN"/>
        </w:rPr>
        <w:drawing>
          <wp:inline distT="0" distB="0" distL="0" distR="0" wp14:anchorId="4D415F66" wp14:editId="71CB7F06">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DInsight_VS_view_blob_partitiondata.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6F97DAE0" w14:textId="74C35EC4" w:rsidR="00D15A2E" w:rsidRDefault="00D15A2E" w:rsidP="00C7089A"/>
    <w:p w14:paraId="4CC7F6BC" w14:textId="40BD4CFC" w:rsidR="004C634B" w:rsidRDefault="004C634B" w:rsidP="004C634B">
      <w:pPr>
        <w:pStyle w:val="Heading2"/>
      </w:pPr>
      <w:r>
        <w:t xml:space="preserve">Step 4: </w:t>
      </w:r>
      <w:r w:rsidR="0044321A">
        <w:t>Feature Engineering using SPARK</w:t>
      </w:r>
    </w:p>
    <w:p w14:paraId="061773F3" w14:textId="3B82F1CF" w:rsidR="004C634B" w:rsidRDefault="00D1254E" w:rsidP="00C7089A">
      <w:r>
        <w:t>We use the Spar</w:t>
      </w:r>
      <w:r w:rsidR="009B6416">
        <w:t>k to do the feature engineering.</w:t>
      </w:r>
    </w:p>
    <w:p w14:paraId="62DF86AD" w14:textId="50EDC897" w:rsidR="009B6416" w:rsidRDefault="009B6416" w:rsidP="00C7089A">
      <w:r>
        <w:lastRenderedPageBreak/>
        <w:t xml:space="preserve">We create two </w:t>
      </w:r>
      <w:r w:rsidRPr="009B6416">
        <w:t>self-contained applications using the Spark API in order to make it expendable to integrate with other Azure product such as Azure Data Factory.</w:t>
      </w:r>
      <w:r w:rsidR="00E74AA3">
        <w:t xml:space="preserve"> We will walk through application in Scala</w:t>
      </w:r>
      <w:ins w:id="120" w:author="Katherine Zhao" w:date="2016-06-15T13:55:00Z">
        <w:r w:rsidR="00D86A81">
          <w:t xml:space="preserve"> </w:t>
        </w:r>
      </w:ins>
      <w:r w:rsidR="00E74AA3">
        <w:t>(with sbt).</w:t>
      </w:r>
    </w:p>
    <w:p w14:paraId="04422BC4" w14:textId="239DD0AB" w:rsidR="009B6416" w:rsidRDefault="00DF5AD4" w:rsidP="00DF5AD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009E312F" w:rsidRPr="009E312F">
        <w:rPr>
          <w:rFonts w:ascii="Calibri" w:eastAsia="Times New Roman" w:hAnsi="Calibri" w:cs="Times New Roman"/>
          <w:i/>
          <w:color w:val="2E74B5" w:themeColor="accent1" w:themeShade="BF"/>
        </w:rPr>
        <w:t>TrainDataFeatureEngineeringSpark</w:t>
      </w:r>
      <w:r>
        <w:rPr>
          <w:rFonts w:ascii="Calibri" w:eastAsia="Times New Roman" w:hAnsi="Calibri" w:cs="Times New Roman"/>
          <w:i/>
          <w:color w:val="2E74B5" w:themeColor="accent1" w:themeShade="BF"/>
        </w:rPr>
        <w:t>.</w:t>
      </w:r>
      <w:r w:rsidR="009E312F">
        <w:rPr>
          <w:rFonts w:ascii="Calibri" w:eastAsia="Times New Roman" w:hAnsi="Calibri" w:cs="Times New Roman"/>
          <w:i/>
          <w:color w:val="2E74B5" w:themeColor="accent1" w:themeShade="BF"/>
        </w:rPr>
        <w:t>scala</w:t>
      </w:r>
      <w:r>
        <w:rPr>
          <w:rFonts w:ascii="Calibri" w:eastAsia="Times New Roman" w:hAnsi="Calibri" w:cs="Times New Roman"/>
          <w:i/>
          <w:color w:val="2E74B5" w:themeColor="accent1" w:themeShade="BF"/>
        </w:rPr>
        <w:t xml:space="preserve"> </w:t>
      </w:r>
      <w:r w:rsidR="00540AFE">
        <w:rPr>
          <w:rFonts w:ascii="Calibri" w:eastAsia="Times New Roman" w:hAnsi="Calibri" w:cs="Times New Roman"/>
          <w:i/>
          <w:color w:val="2E74B5" w:themeColor="accent1" w:themeShade="BF"/>
        </w:rPr>
        <w:t xml:space="preserve">under sparkapp/training/src/main/scala and </w:t>
      </w:r>
      <w:r w:rsidR="00540AFE" w:rsidRPr="00540AFE">
        <w:rPr>
          <w:rFonts w:ascii="Calibri" w:eastAsia="Times New Roman" w:hAnsi="Calibri" w:cs="Times New Roman"/>
          <w:i/>
          <w:color w:val="2E74B5" w:themeColor="accent1" w:themeShade="BF"/>
        </w:rPr>
        <w:t>ScoreDataFeatureEngineeringSpark</w:t>
      </w:r>
      <w:r w:rsidR="00540AFE">
        <w:rPr>
          <w:rFonts w:ascii="Calibri" w:eastAsia="Times New Roman" w:hAnsi="Calibri" w:cs="Times New Roman"/>
          <w:i/>
          <w:color w:val="2E74B5" w:themeColor="accent1" w:themeShade="BF"/>
        </w:rPr>
        <w:t xml:space="preserve">.scala </w:t>
      </w:r>
      <w:r>
        <w:rPr>
          <w:rFonts w:ascii="Calibri" w:eastAsia="Times New Roman" w:hAnsi="Calibri" w:cs="Times New Roman"/>
          <w:i/>
          <w:color w:val="2E74B5" w:themeColor="accent1" w:themeShade="BF"/>
        </w:rPr>
        <w:t xml:space="preserve">under </w:t>
      </w:r>
      <w:r w:rsidR="009E312F">
        <w:rPr>
          <w:rFonts w:ascii="Calibri" w:eastAsia="Times New Roman" w:hAnsi="Calibri" w:cs="Times New Roman"/>
          <w:i/>
          <w:color w:val="2E74B5" w:themeColor="accent1" w:themeShade="BF"/>
        </w:rPr>
        <w:t>sparkapp/</w:t>
      </w:r>
      <w:r w:rsidR="00540AFE">
        <w:rPr>
          <w:rFonts w:ascii="Calibri" w:eastAsia="Times New Roman" w:hAnsi="Calibri" w:cs="Times New Roman"/>
          <w:i/>
          <w:color w:val="2E74B5" w:themeColor="accent1" w:themeShade="BF"/>
        </w:rPr>
        <w:t>scoring</w:t>
      </w:r>
      <w:r w:rsidR="009E312F">
        <w:rPr>
          <w:rFonts w:ascii="Calibri" w:eastAsia="Times New Roman" w:hAnsi="Calibri" w:cs="Times New Roman"/>
          <w:i/>
          <w:color w:val="2E74B5" w:themeColor="accent1" w:themeShade="BF"/>
        </w:rPr>
        <w:t>/src/main/scala</w:t>
      </w:r>
      <w:r>
        <w:rPr>
          <w:rFonts w:ascii="Calibri" w:eastAsia="Times New Roman" w:hAnsi="Calibri" w:cs="Times New Roman"/>
          <w:i/>
          <w:color w:val="2E74B5" w:themeColor="accent1" w:themeShade="BF"/>
        </w:rPr>
        <w:t xml:space="preserve"> fold</w:t>
      </w:r>
      <w:r w:rsidR="009E312F">
        <w:rPr>
          <w:rFonts w:ascii="Calibri" w:eastAsia="Times New Roman" w:hAnsi="Calibri" w:cs="Times New Roman"/>
          <w:i/>
          <w:color w:val="2E74B5" w:themeColor="accent1" w:themeShade="BF"/>
        </w:rPr>
        <w:t>er in the solution explorer</w:t>
      </w:r>
      <w:r>
        <w:rPr>
          <w:rFonts w:ascii="Calibri" w:eastAsia="Times New Roman" w:hAnsi="Calibri" w:cs="Times New Roman"/>
          <w:i/>
          <w:color w:val="2E74B5" w:themeColor="accent1" w:themeShade="BF"/>
        </w:rPr>
        <w:t>:</w:t>
      </w:r>
    </w:p>
    <w:p w14:paraId="74235145" w14:textId="79F48BE2" w:rsidR="00540AFE" w:rsidRPr="00540AFE" w:rsidRDefault="00540AFE" w:rsidP="00DF5AD4">
      <w:r w:rsidRPr="00540AFE">
        <w:t>Th</w:t>
      </w:r>
      <w:r>
        <w:t>e</w:t>
      </w:r>
      <w:r w:rsidRPr="00540AFE">
        <w:t xml:space="preserve"> application</w:t>
      </w:r>
      <w:r>
        <w:t>s are very similar except the data set size.</w:t>
      </w:r>
      <w:r w:rsidRPr="00540AFE">
        <w:t xml:space="preserve"> </w:t>
      </w:r>
    </w:p>
    <w:p w14:paraId="3D515061" w14:textId="77777777" w:rsidR="00617FBC" w:rsidRDefault="00617FBC" w:rsidP="00DF5AD4">
      <w:r>
        <w:rPr>
          <w:rFonts w:ascii="Calibri" w:eastAsia="Times New Roman" w:hAnsi="Calibri" w:cs="Times New Roman"/>
          <w:i/>
          <w:noProof/>
          <w:color w:val="2E74B5" w:themeColor="accent1" w:themeShade="BF"/>
          <w:lang w:eastAsia="zh-CN"/>
        </w:rPr>
        <w:drawing>
          <wp:inline distT="0" distB="0" distL="0" distR="0" wp14:anchorId="46CD7E19" wp14:editId="147C7CB3">
            <wp:extent cx="5943600" cy="4395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rk_training_app.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p w14:paraId="5E525DD4" w14:textId="5CD72F73" w:rsidR="00617FBC" w:rsidRDefault="00617FBC" w:rsidP="00DF5AD4">
      <w:r>
        <w:rPr>
          <w:noProof/>
          <w:lang w:eastAsia="zh-CN"/>
        </w:rPr>
        <w:lastRenderedPageBreak/>
        <w:drawing>
          <wp:inline distT="0" distB="0" distL="0" distR="0" wp14:anchorId="464438CD" wp14:editId="1FDB227C">
            <wp:extent cx="5943600" cy="4669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ark_scoring_app.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inline>
        </w:drawing>
      </w:r>
    </w:p>
    <w:p w14:paraId="7FB5F284" w14:textId="77777777" w:rsidR="009319FE" w:rsidRDefault="009319FE" w:rsidP="00DF5AD4"/>
    <w:p w14:paraId="0B6A016F" w14:textId="5DEB8A33" w:rsidR="009E312F" w:rsidRDefault="00617FBC" w:rsidP="00DF5AD4">
      <w:r>
        <w:t>N</w:t>
      </w:r>
      <w:r w:rsidR="00813D3B">
        <w:t>ote that the application</w:t>
      </w:r>
      <w:r w:rsidR="009319FE">
        <w:t>s</w:t>
      </w:r>
      <w:r w:rsidR="00813D3B">
        <w:t xml:space="preserve"> should be defined a main() method.</w:t>
      </w:r>
    </w:p>
    <w:p w14:paraId="49B2904C" w14:textId="3C0EF764" w:rsidR="009319FE" w:rsidRDefault="009319FE" w:rsidP="00C7089A">
      <w:r>
        <w:t>Both applications need three parameters:</w:t>
      </w:r>
      <w:r w:rsidR="005576FE">
        <w:t xml:space="preserve">  </w:t>
      </w:r>
      <w:r>
        <w:t>Chur</w:t>
      </w:r>
      <w:r w:rsidR="005576FE">
        <w:t>nPeriod, C</w:t>
      </w:r>
      <w:r>
        <w:t>hurnThreshold</w:t>
      </w:r>
      <w:r w:rsidR="005576FE">
        <w:t xml:space="preserve">, </w:t>
      </w:r>
      <w:r>
        <w:t>DataDir</w:t>
      </w:r>
    </w:p>
    <w:p w14:paraId="66775B3B" w14:textId="4D660C74" w:rsidR="00624CEB" w:rsidRDefault="00081ADA" w:rsidP="00C7089A">
      <w:r>
        <w:t xml:space="preserve">In both application, we create two dataframes </w:t>
      </w:r>
      <w:r w:rsidR="00624CEB">
        <w:t xml:space="preserve">in Spark, </w:t>
      </w:r>
      <w:del w:id="121" w:author="Katherine Zhao" w:date="2016-06-15T13:58:00Z">
        <w:r w:rsidR="00624CEB" w:rsidDel="00C607CC">
          <w:delText xml:space="preserve"> </w:delText>
        </w:r>
      </w:del>
      <w:r w:rsidR="00624CEB">
        <w:t>one for activities, one for users</w:t>
      </w:r>
      <w:r w:rsidR="00934864">
        <w:t>. Both of them use the sqlContext to read the data from the partitioned hive tables.</w:t>
      </w:r>
    </w:p>
    <w:p w14:paraId="238B336E" w14:textId="530AAA75" w:rsidR="00624CEB" w:rsidRDefault="00081ADA" w:rsidP="00C7089A">
      <w:r>
        <w:rPr>
          <w:noProof/>
          <w:lang w:eastAsia="zh-CN"/>
        </w:rPr>
        <w:drawing>
          <wp:inline distT="0" distB="0" distL="0" distR="0" wp14:anchorId="5B3A246B" wp14:editId="273E77DC">
            <wp:extent cx="5811061" cy="609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rk_training_dataframe1.png"/>
                    <pic:cNvPicPr/>
                  </pic:nvPicPr>
                  <pic:blipFill>
                    <a:blip r:embed="rId50">
                      <a:extLst>
                        <a:ext uri="{28A0092B-C50C-407E-A947-70E740481C1C}">
                          <a14:useLocalDpi xmlns:a14="http://schemas.microsoft.com/office/drawing/2010/main" val="0"/>
                        </a:ext>
                      </a:extLst>
                    </a:blip>
                    <a:stretch>
                      <a:fillRect/>
                    </a:stretch>
                  </pic:blipFill>
                  <pic:spPr>
                    <a:xfrm>
                      <a:off x="0" y="0"/>
                      <a:ext cx="5811061" cy="609685"/>
                    </a:xfrm>
                    <a:prstGeom prst="rect">
                      <a:avLst/>
                    </a:prstGeom>
                  </pic:spPr>
                </pic:pic>
              </a:graphicData>
            </a:graphic>
          </wp:inline>
        </w:drawing>
      </w:r>
    </w:p>
    <w:p w14:paraId="212E7D71" w14:textId="4C3E0B57" w:rsidR="007B5AF4" w:rsidRDefault="00A57A10" w:rsidP="00C7089A">
      <w:r>
        <w:t xml:space="preserve">We join </w:t>
      </w:r>
      <w:r w:rsidR="007B5AF4">
        <w:t xml:space="preserve">these </w:t>
      </w:r>
      <w:r>
        <w:t xml:space="preserve">two </w:t>
      </w:r>
      <w:r w:rsidR="007B5AF4">
        <w:t>dataframes</w:t>
      </w:r>
      <w:r>
        <w:t xml:space="preserve"> to get the features we need for modeling and prediction.</w:t>
      </w:r>
    </w:p>
    <w:p w14:paraId="0345EED0" w14:textId="542F3FB8" w:rsidR="00A57A10" w:rsidRDefault="00A57A10" w:rsidP="00C7089A">
      <w:pPr>
        <w:rPr>
          <w:rFonts w:ascii="Consolas" w:hAnsi="Consolas" w:cs="Consolas"/>
          <w:color w:val="000000"/>
          <w:sz w:val="19"/>
          <w:szCs w:val="19"/>
        </w:rPr>
      </w:pPr>
      <w:r>
        <w:t xml:space="preserve">In order to save the data with the features, we create external HIVE tables in the Spark application which </w:t>
      </w:r>
      <w:r w:rsidRPr="00140572">
        <w:rPr>
          <w:color w:val="A8D08D" w:themeColor="accent6" w:themeTint="99"/>
        </w:rPr>
        <w:t>traindata_user_Featured</w:t>
      </w:r>
      <w:r>
        <w:rPr>
          <w:rFonts w:ascii="Consolas" w:hAnsi="Consolas" w:cs="Consolas"/>
          <w:color w:val="000000"/>
          <w:sz w:val="19"/>
          <w:szCs w:val="19"/>
        </w:rPr>
        <w:t xml:space="preserve"> </w:t>
      </w:r>
      <w:r w:rsidRPr="00A57A10">
        <w:t>for train data</w:t>
      </w:r>
      <w:r>
        <w:rPr>
          <w:rFonts w:ascii="Consolas" w:hAnsi="Consolas" w:cs="Consolas"/>
          <w:color w:val="000000"/>
          <w:sz w:val="19"/>
          <w:szCs w:val="19"/>
        </w:rPr>
        <w:t xml:space="preserve"> and </w:t>
      </w:r>
      <w:r w:rsidRPr="00140572">
        <w:rPr>
          <w:color w:val="A8D08D" w:themeColor="accent6" w:themeTint="99"/>
        </w:rPr>
        <w:t>scoredata_user_Featured</w:t>
      </w:r>
      <w:r>
        <w:rPr>
          <w:rFonts w:ascii="Consolas" w:hAnsi="Consolas" w:cs="Consolas"/>
          <w:color w:val="000000"/>
          <w:sz w:val="19"/>
          <w:szCs w:val="19"/>
        </w:rPr>
        <w:t xml:space="preserve"> </w:t>
      </w:r>
      <w:r w:rsidRPr="00A57A10">
        <w:t>for all data</w:t>
      </w:r>
      <w:r>
        <w:rPr>
          <w:rFonts w:ascii="Consolas" w:hAnsi="Consolas" w:cs="Consolas"/>
          <w:color w:val="000000"/>
          <w:sz w:val="19"/>
          <w:szCs w:val="19"/>
        </w:rPr>
        <w:t>.</w:t>
      </w:r>
    </w:p>
    <w:p w14:paraId="33AC5CCC" w14:textId="0D6A587D" w:rsidR="00A57A10" w:rsidRPr="00140572" w:rsidRDefault="00A57A10" w:rsidP="00C7089A">
      <w:r w:rsidRPr="00140572">
        <w:t>Both of the table have the following columns which you can explore them in the Hive Database and in spark application code.</w:t>
      </w:r>
    </w:p>
    <w:p w14:paraId="11ADDB7B" w14:textId="68491DBD" w:rsidR="00A57A10" w:rsidRDefault="00A57A10" w:rsidP="00A57A10">
      <w:pPr>
        <w:jc w:val="center"/>
      </w:pPr>
      <w:r>
        <w:rPr>
          <w:noProof/>
          <w:lang w:eastAsia="zh-CN"/>
        </w:rPr>
        <w:lastRenderedPageBreak/>
        <w:drawing>
          <wp:inline distT="0" distB="0" distL="0" distR="0" wp14:anchorId="19E8CDE2" wp14:editId="5CBBFAF2">
            <wp:extent cx="4963218" cy="491558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rk_training_hivetable.png"/>
                    <pic:cNvPicPr/>
                  </pic:nvPicPr>
                  <pic:blipFill>
                    <a:blip r:embed="rId51">
                      <a:extLst>
                        <a:ext uri="{28A0092B-C50C-407E-A947-70E740481C1C}">
                          <a14:useLocalDpi xmlns:a14="http://schemas.microsoft.com/office/drawing/2010/main" val="0"/>
                        </a:ext>
                      </a:extLst>
                    </a:blip>
                    <a:stretch>
                      <a:fillRect/>
                    </a:stretch>
                  </pic:blipFill>
                  <pic:spPr>
                    <a:xfrm>
                      <a:off x="0" y="0"/>
                      <a:ext cx="4963218" cy="4915586"/>
                    </a:xfrm>
                    <a:prstGeom prst="rect">
                      <a:avLst/>
                    </a:prstGeom>
                  </pic:spPr>
                </pic:pic>
              </a:graphicData>
            </a:graphic>
          </wp:inline>
        </w:drawing>
      </w:r>
    </w:p>
    <w:p w14:paraId="5806B9EB" w14:textId="1517598B" w:rsidR="004E43F6" w:rsidRDefault="004E43F6" w:rsidP="00A57A10">
      <w:pPr>
        <w:jc w:val="center"/>
      </w:pPr>
    </w:p>
    <w:p w14:paraId="6BB9A94A" w14:textId="77777777" w:rsidR="004E43F6" w:rsidRDefault="004E43F6" w:rsidP="00A57A10">
      <w:pPr>
        <w:jc w:val="center"/>
      </w:pPr>
    </w:p>
    <w:p w14:paraId="3BD2F5EC" w14:textId="6D7990EC" w:rsidR="004E43F6" w:rsidRDefault="004E43F6" w:rsidP="00A57A10">
      <w:pPr>
        <w:jc w:val="center"/>
      </w:pPr>
      <w:r>
        <w:rPr>
          <w:noProof/>
          <w:lang w:eastAsia="zh-CN"/>
        </w:rPr>
        <w:lastRenderedPageBreak/>
        <w:drawing>
          <wp:inline distT="0" distB="0" distL="0" distR="0" wp14:anchorId="556D67FC" wp14:editId="2A4FDFFF">
            <wp:extent cx="4906060" cy="489653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rk_scoring_hivetable.png"/>
                    <pic:cNvPicPr/>
                  </pic:nvPicPr>
                  <pic:blipFill>
                    <a:blip r:embed="rId52">
                      <a:extLst>
                        <a:ext uri="{28A0092B-C50C-407E-A947-70E740481C1C}">
                          <a14:useLocalDpi xmlns:a14="http://schemas.microsoft.com/office/drawing/2010/main" val="0"/>
                        </a:ext>
                      </a:extLst>
                    </a:blip>
                    <a:stretch>
                      <a:fillRect/>
                    </a:stretch>
                  </pic:blipFill>
                  <pic:spPr>
                    <a:xfrm>
                      <a:off x="0" y="0"/>
                      <a:ext cx="4906060" cy="4896533"/>
                    </a:xfrm>
                    <a:prstGeom prst="rect">
                      <a:avLst/>
                    </a:prstGeom>
                  </pic:spPr>
                </pic:pic>
              </a:graphicData>
            </a:graphic>
          </wp:inline>
        </w:drawing>
      </w:r>
    </w:p>
    <w:p w14:paraId="2281BFB3" w14:textId="32571726" w:rsidR="004E43F6" w:rsidRDefault="00862512" w:rsidP="004E43F6">
      <w:r>
        <w:t xml:space="preserve">As we stated before, both train data set and scoring data set use the same sample data.  The reason is we try to demonstrate two different data flow independently.  For train data set we choose 70% of the sample data randomly </w:t>
      </w:r>
      <w:r w:rsidR="00680812">
        <w:t xml:space="preserve">by using the sample method in Spark </w:t>
      </w:r>
      <w:r>
        <w:t>and for scoring data set we use all sample data. We then save the featured data through hive table to Azure Blob.</w:t>
      </w:r>
    </w:p>
    <w:p w14:paraId="4292EAD3" w14:textId="264BA184" w:rsidR="00862512" w:rsidRDefault="009D7925" w:rsidP="004E43F6">
      <w:r>
        <w:rPr>
          <w:noProof/>
          <w:lang w:eastAsia="zh-CN"/>
        </w:rPr>
        <w:drawing>
          <wp:inline distT="0" distB="0" distL="0" distR="0" wp14:anchorId="08E7B208" wp14:editId="0FD9818C">
            <wp:extent cx="5943600" cy="173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ark_training_saveas_hivetabl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73355"/>
                    </a:xfrm>
                    <a:prstGeom prst="rect">
                      <a:avLst/>
                    </a:prstGeom>
                  </pic:spPr>
                </pic:pic>
              </a:graphicData>
            </a:graphic>
          </wp:inline>
        </w:drawing>
      </w:r>
    </w:p>
    <w:p w14:paraId="4AA0E04C" w14:textId="0C5077EF" w:rsidR="009D7925" w:rsidRDefault="009D7925" w:rsidP="004E43F6">
      <w:r>
        <w:rPr>
          <w:noProof/>
          <w:lang w:eastAsia="zh-CN"/>
        </w:rPr>
        <w:drawing>
          <wp:inline distT="0" distB="0" distL="0" distR="0" wp14:anchorId="0615B15E" wp14:editId="4F50FCED">
            <wp:extent cx="5943600" cy="185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ark_scoring_saveas_hivetabl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85420"/>
                    </a:xfrm>
                    <a:prstGeom prst="rect">
                      <a:avLst/>
                    </a:prstGeom>
                  </pic:spPr>
                </pic:pic>
              </a:graphicData>
            </a:graphic>
          </wp:inline>
        </w:drawing>
      </w:r>
    </w:p>
    <w:p w14:paraId="58D59A72" w14:textId="77777777" w:rsidR="003E101B" w:rsidRDefault="00767E7B" w:rsidP="004E43F6">
      <w:r>
        <w:t xml:space="preserve">In the shell script, we </w:t>
      </w:r>
      <w:r w:rsidR="00C02EDF">
        <w:t xml:space="preserve">first </w:t>
      </w:r>
      <w:r>
        <w:t>use open source build tool sbt to build the Spark applications.</w:t>
      </w:r>
      <w:r w:rsidR="007F7829">
        <w:t xml:space="preserve"> </w:t>
      </w:r>
    </w:p>
    <w:p w14:paraId="68828BE2" w14:textId="623AC1E2" w:rsidR="003E101B" w:rsidRDefault="003E101B" w:rsidP="003E101B">
      <w:pPr>
        <w:pStyle w:val="ListParagraph"/>
        <w:numPr>
          <w:ilvl w:val="0"/>
          <w:numId w:val="15"/>
        </w:numPr>
      </w:pPr>
      <w:r>
        <w:t>The sbt will produce the Spark Application for feature engineering of train data under yourWorkDirectory/</w:t>
      </w:r>
      <w:r w:rsidRPr="003E101B">
        <w:t>sparkapp/training/target/scala-2.10</w:t>
      </w:r>
      <w:r>
        <w:t xml:space="preserve"> using the configurations in build.sbt. The name of the Spark application is generated by the configurations defined in build.sbt.</w:t>
      </w:r>
    </w:p>
    <w:p w14:paraId="6ACF4943" w14:textId="0E2E0DD8" w:rsidR="003E101B" w:rsidRDefault="003E101B" w:rsidP="003E101B">
      <w:pPr>
        <w:pStyle w:val="ListParagraph"/>
        <w:numPr>
          <w:ilvl w:val="0"/>
          <w:numId w:val="15"/>
        </w:numPr>
      </w:pPr>
      <w:r>
        <w:t>The sbt will produce the Spark Application for feature engineering of all data under yourWorkDirectory/</w:t>
      </w:r>
      <w:r w:rsidRPr="003E101B">
        <w:t>sparkapp/</w:t>
      </w:r>
      <w:r>
        <w:t>scor</w:t>
      </w:r>
      <w:r w:rsidRPr="003E101B">
        <w:t>ing/target/scala-2.10</w:t>
      </w:r>
      <w:r>
        <w:t xml:space="preserve"> using the configurations in build.sbt. The name of the Spark application is generated by the configurations defined in build.sbt.</w:t>
      </w:r>
    </w:p>
    <w:p w14:paraId="10E5271F" w14:textId="1C6FD277" w:rsidR="00862512" w:rsidRDefault="007F7829" w:rsidP="003E101B">
      <w:r>
        <w:lastRenderedPageBreak/>
        <w:t>Then we use spark-submit to call the spark application</w:t>
      </w:r>
      <w:r w:rsidR="00680812">
        <w:t>s</w:t>
      </w:r>
      <w:r w:rsidR="003E101B">
        <w:t xml:space="preserve"> in the shell script.</w:t>
      </w:r>
    </w:p>
    <w:p w14:paraId="08E9E405" w14:textId="1D846863" w:rsidR="00E940CE" w:rsidRDefault="00E940CE" w:rsidP="003E101B">
      <w:r>
        <w:t xml:space="preserve">After this step complete, </w:t>
      </w:r>
      <w:r w:rsidR="009F11A6">
        <w:t>you can see the featured data in Blob and in Hive database</w:t>
      </w:r>
    </w:p>
    <w:p w14:paraId="5129B255" w14:textId="1FCF7340" w:rsidR="009F11A6" w:rsidRPr="009F11A6" w:rsidRDefault="009F11A6" w:rsidP="00E940CE">
      <w:r w:rsidRPr="009F11A6">
        <w:t>For Blob data</w:t>
      </w:r>
    </w:p>
    <w:p w14:paraId="2936B5CA" w14:textId="2AE259CC" w:rsidR="00E940CE" w:rsidRDefault="00E940CE" w:rsidP="00E940CE">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-&gt; HDInsight</w:t>
      </w:r>
      <w:r>
        <w:rPr>
          <w:rFonts w:ascii="Calibri" w:eastAsia="Times New Roman" w:hAnsi="Calibri" w:cs="Times New Roman"/>
          <w:i/>
          <w:color w:val="2E74B5" w:themeColor="accent1" w:themeShade="BF"/>
        </w:rPr>
        <w:t xml:space="preserve"> -&gt; {CLUSTERSTORAGENAME} -&gt; customerchurnintern</w:t>
      </w:r>
      <w:r w:rsidR="009F11A6">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r w:rsidR="009F11A6">
        <w:rPr>
          <w:rFonts w:ascii="Calibri" w:eastAsia="Times New Roman" w:hAnsi="Calibri" w:cs="Times New Roman"/>
          <w:i/>
          <w:color w:val="2E74B5" w:themeColor="accent1" w:themeShade="BF"/>
        </w:rPr>
        <w:t xml:space="preserve">traindatauserfeatured (or scoredatauserfeatured) </w:t>
      </w:r>
    </w:p>
    <w:p w14:paraId="5369963C" w14:textId="77777777" w:rsidR="009F11A6" w:rsidRDefault="009F11A6" w:rsidP="009F11A6">
      <w:r w:rsidRPr="00661DD2">
        <w:t xml:space="preserve">For </w:t>
      </w:r>
      <w:r>
        <w:t xml:space="preserve">hive table </w:t>
      </w:r>
      <w:r w:rsidRPr="00661DD2">
        <w:t>data:</w:t>
      </w:r>
    </w:p>
    <w:p w14:paraId="14B54DC5" w14:textId="0D02F2A5"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 -&gt; traindata_user_featured  -&gt; right click -&gt; top 100 rows</w:t>
      </w:r>
    </w:p>
    <w:p w14:paraId="78D78A4A" w14:textId="65B946B3"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 -&gt; scoredata_user_featured  -&gt; right click -&gt; top 100 rows</w:t>
      </w:r>
    </w:p>
    <w:p w14:paraId="70F2946F" w14:textId="63ABF885" w:rsidR="003E7C96" w:rsidRDefault="003E7C96" w:rsidP="003E7C96">
      <w:pPr>
        <w:pStyle w:val="Heading2"/>
      </w:pPr>
      <w:r>
        <w:t xml:space="preserve">Step 5: </w:t>
      </w:r>
      <w:r w:rsidR="00EE6B75">
        <w:t>T</w:t>
      </w:r>
      <w:r>
        <w:t>rain</w:t>
      </w:r>
      <w:r w:rsidR="00EE6B75">
        <w:t xml:space="preserve"> and persist Model</w:t>
      </w:r>
      <w:r>
        <w:t xml:space="preserve"> using MRS</w:t>
      </w:r>
    </w:p>
    <w:p w14:paraId="71D2E0AB" w14:textId="2A3DB0BF" w:rsidR="003E7C96" w:rsidRDefault="002F0E98" w:rsidP="003E7C96">
      <w:r>
        <w:t>Now we have the featured data for train data set.  let’s build a model.</w:t>
      </w:r>
    </w:p>
    <w:p w14:paraId="02FDF1F5" w14:textId="73F4335E" w:rsidR="004610E0" w:rsidRDefault="004610E0" w:rsidP="004610E0">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00DD1167">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etup.R under mrs folder in the solution explorer:</w:t>
      </w:r>
    </w:p>
    <w:p w14:paraId="45523CC7" w14:textId="05C608BD" w:rsidR="00577F3F" w:rsidRDefault="00577F3F" w:rsidP="00577F3F">
      <w:pPr>
        <w:pStyle w:val="Instructions"/>
      </w:pPr>
      <w:r w:rsidRPr="00F16677">
        <w:t xml:space="preserve">Point out the code in </w:t>
      </w:r>
      <w:r w:rsidR="00DD1167">
        <w:t>s</w:t>
      </w:r>
      <w:r>
        <w:t>etup.R that setup the computeContext.</w:t>
      </w:r>
    </w:p>
    <w:p w14:paraId="0ABAE22F" w14:textId="6B16B680" w:rsidR="004610E0" w:rsidRDefault="00577F3F" w:rsidP="004610E0">
      <w:r w:rsidRPr="00577F3F">
        <w:t xml:space="preserve">We </w:t>
      </w:r>
      <w:r w:rsidR="00DD1167">
        <w:t>use the spark computeContext fo</w:t>
      </w:r>
      <w:r w:rsidRPr="00577F3F">
        <w:t>r RevoScaleR</w:t>
      </w:r>
    </w:p>
    <w:p w14:paraId="6292923B" w14:textId="424D6D63" w:rsidR="00577F3F" w:rsidRDefault="00577F3F" w:rsidP="004610E0">
      <w:r>
        <w:rPr>
          <w:noProof/>
          <w:lang w:eastAsia="zh-CN"/>
        </w:rPr>
        <w:drawing>
          <wp:inline distT="0" distB="0" distL="0" distR="0" wp14:anchorId="5208D635" wp14:editId="3393A5D3">
            <wp:extent cx="5943600" cy="2569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rs_define_spark.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5977FC1A" w14:textId="7A9E4D87"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training.R under mrs folder in the solution explorer:</w:t>
      </w:r>
    </w:p>
    <w:p w14:paraId="6B0F68A7" w14:textId="369E8C99" w:rsidR="00DD1167" w:rsidRDefault="00DD1167" w:rsidP="00DD1167">
      <w:pPr>
        <w:pStyle w:val="Instructions"/>
      </w:pPr>
      <w:r w:rsidRPr="00F16677">
        <w:t xml:space="preserve">Point out the code in </w:t>
      </w:r>
      <w:r>
        <w:t>training.R that build</w:t>
      </w:r>
      <w:r w:rsidR="00CA62D7">
        <w:t>s</w:t>
      </w:r>
      <w:r>
        <w:t xml:space="preserve"> the model.</w:t>
      </w:r>
    </w:p>
    <w:p w14:paraId="1F62E82D" w14:textId="0D707377" w:rsidR="00DD1167" w:rsidRDefault="00DD1167" w:rsidP="00DD116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you can see in the code, we import the data from Blob storage produced in step 4</w:t>
      </w:r>
      <w:r w:rsidR="00CA62D7">
        <w:rPr>
          <w:rFonts w:asciiTheme="minorHAnsi" w:eastAsia="SimSun" w:hAnsiTheme="minorHAnsi" w:cstheme="minorBidi"/>
          <w:i w:val="0"/>
          <w:color w:val="auto"/>
        </w:rPr>
        <w:t xml:space="preserve"> for train data</w:t>
      </w:r>
      <w:r>
        <w:rPr>
          <w:rFonts w:asciiTheme="minorHAnsi" w:eastAsia="SimSun" w:hAnsiTheme="minorHAnsi" w:cstheme="minorBidi"/>
          <w:i w:val="0"/>
          <w:color w:val="auto"/>
        </w:rPr>
        <w:t xml:space="preserve">.  Then we use </w:t>
      </w:r>
      <w:r w:rsidRPr="00DD1167">
        <w:rPr>
          <w:rFonts w:asciiTheme="minorHAnsi" w:eastAsia="SimSun" w:hAnsiTheme="minorHAnsi" w:cstheme="minorBidi"/>
          <w:i w:val="0"/>
          <w:color w:val="auto"/>
        </w:rPr>
        <w:t>Decision Tree Model training for a Classification Problem</w:t>
      </w:r>
      <w:r>
        <w:rPr>
          <w:rFonts w:asciiTheme="minorHAnsi" w:eastAsia="SimSun" w:hAnsiTheme="minorHAnsi" w:cstheme="minorBidi"/>
          <w:i w:val="0"/>
          <w:color w:val="auto"/>
        </w:rPr>
        <w:t xml:space="preserve"> by using Spark computeContext. After model generated, we serialize the model into a binary file to store through HDFS to Blob storage.</w:t>
      </w:r>
    </w:p>
    <w:p w14:paraId="518BB888" w14:textId="4AA6E8A5" w:rsidR="00DD1167" w:rsidRPr="00DD1167" w:rsidRDefault="00DD1167" w:rsidP="00DD116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lastRenderedPageBreak/>
        <w:drawing>
          <wp:inline distT="0" distB="0" distL="0" distR="0" wp14:anchorId="0037DE68" wp14:editId="4E818E10">
            <wp:extent cx="5943600" cy="5674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rs_traini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674360"/>
                    </a:xfrm>
                    <a:prstGeom prst="rect">
                      <a:avLst/>
                    </a:prstGeom>
                  </pic:spPr>
                </pic:pic>
              </a:graphicData>
            </a:graphic>
          </wp:inline>
        </w:drawing>
      </w:r>
    </w:p>
    <w:p w14:paraId="73E1C995" w14:textId="3B98BC44" w:rsidR="004610E0" w:rsidRDefault="00DD1167" w:rsidP="003E7C96">
      <w:r>
        <w:t xml:space="preserve">You can find the stored model </w:t>
      </w:r>
      <w:r w:rsidR="00AE7D3D">
        <w:t xml:space="preserve">name trainModel </w:t>
      </w:r>
      <w:r>
        <w:t>in the Blob storage</w:t>
      </w:r>
    </w:p>
    <w:p w14:paraId="1D4D7EFA" w14:textId="180C294E"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-&gt; HDInsight</w:t>
      </w:r>
      <w:r>
        <w:rPr>
          <w:rFonts w:ascii="Calibri" w:eastAsia="Times New Roman" w:hAnsi="Calibri" w:cs="Times New Roman"/>
          <w:i/>
          <w:color w:val="2E74B5" w:themeColor="accent1" w:themeShade="BF"/>
        </w:rPr>
        <w:t xml:space="preserve"> -&gt; {CLUSTERSTORAGENAME} -&gt; customerchurnintern -&gt; data </w:t>
      </w:r>
      <w:r w:rsidR="00E3022F">
        <w:rPr>
          <w:rFonts w:ascii="Calibri" w:eastAsia="Times New Roman" w:hAnsi="Calibri" w:cs="Times New Roman"/>
          <w:i/>
          <w:color w:val="2E74B5" w:themeColor="accent1" w:themeShade="BF"/>
        </w:rPr>
        <w:t>-&gt; mrs</w:t>
      </w:r>
    </w:p>
    <w:p w14:paraId="3291A13A" w14:textId="19E9AF38" w:rsidR="00AD4B8B" w:rsidRDefault="00AD4B8B" w:rsidP="00AD4B8B">
      <w:pPr>
        <w:pStyle w:val="Heading2"/>
      </w:pPr>
      <w:r>
        <w:t>Step 6: Feature engineering all data using Spark</w:t>
      </w:r>
    </w:p>
    <w:p w14:paraId="34F3AC78" w14:textId="176F662D" w:rsidR="00AD4B8B" w:rsidRPr="00AD4B8B" w:rsidRDefault="00AD4B8B" w:rsidP="00AD4B8B">
      <w:r>
        <w:t>We must feature engineering all the customer activity and user data before make prediction.  The feature engineering uses the same method we use for the train data. Please see step 4.</w:t>
      </w:r>
    </w:p>
    <w:p w14:paraId="418F70F3" w14:textId="2C297407" w:rsidR="003E7C96" w:rsidRDefault="003E7C96" w:rsidP="003E7C96">
      <w:pPr>
        <w:pStyle w:val="Heading2"/>
      </w:pPr>
      <w:r>
        <w:t xml:space="preserve">Step </w:t>
      </w:r>
      <w:r w:rsidR="00AD4B8B">
        <w:t>7</w:t>
      </w:r>
      <w:r>
        <w:t xml:space="preserve">: Scoring using </w:t>
      </w:r>
      <w:r w:rsidR="00A866E6">
        <w:t>MRS</w:t>
      </w:r>
    </w:p>
    <w:p w14:paraId="00A47E57" w14:textId="63177B65" w:rsidR="003E7C96" w:rsidRDefault="007B557A" w:rsidP="003E7C96">
      <w:r>
        <w:t>After we build a model and complete the feature engineering for all data, now we can do scoring to get the prediction on all customers.</w:t>
      </w:r>
    </w:p>
    <w:p w14:paraId="266F4C8E" w14:textId="77AD959A" w:rsidR="00CA62D7" w:rsidRDefault="00CA62D7" w:rsidP="00CA62D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scoring.R under mrs folder in the solution explorer:</w:t>
      </w:r>
    </w:p>
    <w:p w14:paraId="16D8A5C0" w14:textId="4BDBA217" w:rsidR="00CA62D7" w:rsidRDefault="00CA62D7" w:rsidP="00CA62D7">
      <w:pPr>
        <w:pStyle w:val="Instructions"/>
      </w:pPr>
      <w:r w:rsidRPr="00F16677">
        <w:lastRenderedPageBreak/>
        <w:t>Point out the code in</w:t>
      </w:r>
      <w:r>
        <w:t xml:space="preserve"> scoring.R that</w:t>
      </w:r>
      <w:r w:rsidR="00706E6C">
        <w:t xml:space="preserve"> does the</w:t>
      </w:r>
      <w:r>
        <w:t xml:space="preserve"> </w:t>
      </w:r>
      <w:r w:rsidR="00706E6C">
        <w:t>prediction</w:t>
      </w:r>
      <w:r>
        <w:t>.</w:t>
      </w:r>
    </w:p>
    <w:p w14:paraId="23E7E06B" w14:textId="3ABEB3E2" w:rsidR="00CA62D7" w:rsidRDefault="00CA62D7" w:rsidP="00CA62D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 xml:space="preserve">you can see in the code, we import the data from Blob storage produced in step 4 for all data.  Then we </w:t>
      </w:r>
      <w:r w:rsidR="005D038A">
        <w:rPr>
          <w:rFonts w:asciiTheme="minorHAnsi" w:eastAsia="SimSun" w:hAnsiTheme="minorHAnsi" w:cstheme="minorBidi"/>
          <w:i w:val="0"/>
          <w:color w:val="auto"/>
        </w:rPr>
        <w:t xml:space="preserve">load the saved model produced in step 5 and unserialize it. </w:t>
      </w:r>
      <w:r>
        <w:rPr>
          <w:rFonts w:asciiTheme="minorHAnsi" w:eastAsia="SimSun" w:hAnsiTheme="minorHAnsi" w:cstheme="minorBidi"/>
          <w:i w:val="0"/>
          <w:color w:val="auto"/>
        </w:rPr>
        <w:t xml:space="preserve"> </w:t>
      </w:r>
      <w:r w:rsidR="005D038A">
        <w:rPr>
          <w:rFonts w:asciiTheme="minorHAnsi" w:eastAsia="SimSun" w:hAnsiTheme="minorHAnsi" w:cstheme="minorBidi"/>
          <w:i w:val="0"/>
          <w:color w:val="auto"/>
        </w:rPr>
        <w:t>Then we use rxPredict to do the scor</w:t>
      </w:r>
      <w:r>
        <w:rPr>
          <w:rFonts w:asciiTheme="minorHAnsi" w:eastAsia="SimSun" w:hAnsiTheme="minorHAnsi" w:cstheme="minorBidi"/>
          <w:i w:val="0"/>
          <w:color w:val="auto"/>
        </w:rPr>
        <w:t xml:space="preserve">ing </w:t>
      </w:r>
      <w:r w:rsidR="005D038A">
        <w:rPr>
          <w:rFonts w:asciiTheme="minorHAnsi" w:eastAsia="SimSun" w:hAnsiTheme="minorHAnsi" w:cstheme="minorBidi"/>
          <w:i w:val="0"/>
          <w:color w:val="auto"/>
        </w:rPr>
        <w:t xml:space="preserve">by using </w:t>
      </w:r>
      <w:r>
        <w:rPr>
          <w:rFonts w:asciiTheme="minorHAnsi" w:eastAsia="SimSun" w:hAnsiTheme="minorHAnsi" w:cstheme="minorBidi"/>
          <w:i w:val="0"/>
          <w:color w:val="auto"/>
        </w:rPr>
        <w:t xml:space="preserve">Spark computeContext. </w:t>
      </w:r>
      <w:r w:rsidR="005D038A">
        <w:rPr>
          <w:rFonts w:asciiTheme="minorHAnsi" w:eastAsia="SimSun" w:hAnsiTheme="minorHAnsi" w:cstheme="minorBidi"/>
          <w:i w:val="0"/>
          <w:color w:val="auto"/>
        </w:rPr>
        <w:t xml:space="preserve">We then save the prediction results </w:t>
      </w:r>
      <w:r>
        <w:rPr>
          <w:rFonts w:asciiTheme="minorHAnsi" w:eastAsia="SimSun" w:hAnsiTheme="minorHAnsi" w:cstheme="minorBidi"/>
          <w:i w:val="0"/>
          <w:color w:val="auto"/>
        </w:rPr>
        <w:t>through HDFS to Blob storage.</w:t>
      </w:r>
    </w:p>
    <w:p w14:paraId="4107A876" w14:textId="0D2C4DE7" w:rsidR="007256D0" w:rsidRDefault="007256D0" w:rsidP="00CA62D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drawing>
          <wp:inline distT="0" distB="0" distL="0" distR="0" wp14:anchorId="77B54179" wp14:editId="1CE9DB02">
            <wp:extent cx="5943600" cy="7192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s_scoring.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7192645"/>
                    </a:xfrm>
                    <a:prstGeom prst="rect">
                      <a:avLst/>
                    </a:prstGeom>
                  </pic:spPr>
                </pic:pic>
              </a:graphicData>
            </a:graphic>
          </wp:inline>
        </w:drawing>
      </w:r>
    </w:p>
    <w:p w14:paraId="586B07AC" w14:textId="57474427" w:rsidR="004C408D" w:rsidRDefault="004C408D" w:rsidP="004C408D">
      <w:r>
        <w:t xml:space="preserve">You can find the </w:t>
      </w:r>
      <w:r w:rsidR="00506685">
        <w:t>prediction result</w:t>
      </w:r>
      <w:r>
        <w:t xml:space="preserve"> in the Blob storage</w:t>
      </w:r>
    </w:p>
    <w:p w14:paraId="1D12439A" w14:textId="5FB65A08" w:rsidR="004C408D" w:rsidRDefault="004C408D" w:rsidP="004C408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lastRenderedPageBreak/>
        <w:t>In Visual Studio, open Server -&gt; HDInsight</w:t>
      </w:r>
      <w:r>
        <w:rPr>
          <w:rFonts w:ascii="Calibri" w:eastAsia="Times New Roman" w:hAnsi="Calibri" w:cs="Times New Roman"/>
          <w:i/>
          <w:color w:val="2E74B5" w:themeColor="accent1" w:themeShade="BF"/>
        </w:rPr>
        <w:t xml:space="preserve"> -&gt; {CLUSTERSTORAGENAME} -&gt; customerchurnintern -&gt; data </w:t>
      </w:r>
      <w:r w:rsidR="00506685">
        <w:rPr>
          <w:rFonts w:ascii="Calibri" w:eastAsia="Times New Roman" w:hAnsi="Calibri" w:cs="Times New Roman"/>
          <w:i/>
          <w:color w:val="2E74B5" w:themeColor="accent1" w:themeShade="BF"/>
        </w:rPr>
        <w:t>-&gt; predictions</w:t>
      </w:r>
    </w:p>
    <w:p w14:paraId="1FA147BE" w14:textId="1F5F158F" w:rsidR="00A866E6" w:rsidRDefault="00A866E6" w:rsidP="00A866E6">
      <w:pPr>
        <w:pStyle w:val="Heading2"/>
      </w:pPr>
      <w:r>
        <w:t xml:space="preserve">Step </w:t>
      </w:r>
      <w:r w:rsidR="00AD4B8B">
        <w:t>8</w:t>
      </w:r>
      <w:r>
        <w:t xml:space="preserve">: </w:t>
      </w:r>
      <w:r w:rsidR="00987880">
        <w:t>Deploy</w:t>
      </w:r>
      <w:r w:rsidR="00985B5B">
        <w:t xml:space="preserve"> AML we</w:t>
      </w:r>
      <w:r w:rsidR="00791B7F">
        <w:t>b</w:t>
      </w:r>
      <w:r w:rsidR="00985B5B">
        <w:t xml:space="preserve"> </w:t>
      </w:r>
      <w:r w:rsidR="00791B7F">
        <w:t>service for lookup</w:t>
      </w:r>
    </w:p>
    <w:p w14:paraId="2F69AC09" w14:textId="5C0D5098" w:rsidR="004C634B" w:rsidRDefault="004F0954" w:rsidP="00C7089A">
      <w:pPr>
        <w:rPr>
          <w:ins w:id="122" w:author="Min Qiu" w:date="2016-06-17T12:19:00Z"/>
        </w:rPr>
      </w:pPr>
      <w:r>
        <w:t>In MRS, you can also</w:t>
      </w:r>
      <w:r w:rsidR="00762980">
        <w:t xml:space="preserve"> publish Azure Machine Learning.  We deploy a lookup web service so we can use an online application such as Joseph Mart to show some prediction result.</w:t>
      </w:r>
    </w:p>
    <w:p w14:paraId="05D9AD9D" w14:textId="1D76A5F3" w:rsidR="00903456" w:rsidRDefault="00903456" w:rsidP="00C7089A">
      <w:pPr>
        <w:rPr>
          <w:lang w:eastAsia="zh-CN"/>
        </w:rPr>
      </w:pPr>
      <w:ins w:id="123" w:author="Min Qiu" w:date="2016-06-17T12:19:00Z">
        <w:r>
          <w:t>The run_demo.sh will prompt the name of the web service it deployed in step 8.</w:t>
        </w:r>
      </w:ins>
    </w:p>
    <w:p w14:paraId="247453D7" w14:textId="22781487" w:rsidR="00C90B2D" w:rsidRDefault="00C90B2D" w:rsidP="00C90B2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Pr="00C90B2D">
        <w:rPr>
          <w:rFonts w:ascii="Calibri" w:eastAsia="Times New Roman" w:hAnsi="Calibri" w:cs="Times New Roman"/>
          <w:i/>
          <w:color w:val="2E74B5" w:themeColor="accent1" w:themeShade="BF"/>
        </w:rPr>
        <w:t>lookupWithWebService</w:t>
      </w:r>
      <w:r>
        <w:rPr>
          <w:rFonts w:ascii="Calibri" w:eastAsia="Times New Roman" w:hAnsi="Calibri" w:cs="Times New Roman"/>
          <w:i/>
          <w:color w:val="2E74B5" w:themeColor="accent1" w:themeShade="BF"/>
        </w:rPr>
        <w:t>.R under mrs folder in the solution explorer:</w:t>
      </w:r>
    </w:p>
    <w:p w14:paraId="650D5BBC" w14:textId="2AC1D7C8" w:rsidR="00762980" w:rsidRDefault="00762980" w:rsidP="00C7089A">
      <w:r>
        <w:rPr>
          <w:noProof/>
          <w:lang w:eastAsia="zh-CN"/>
        </w:rPr>
        <w:drawing>
          <wp:inline distT="0" distB="0" distL="0" distR="0" wp14:anchorId="697FE2B4" wp14:editId="2FF7F9E2">
            <wp:extent cx="5943600" cy="3429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rs_deploy_lookup_webservic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68579BB5" w14:textId="6E04638D" w:rsidR="0080133B" w:rsidRDefault="0080133B" w:rsidP="0080133B">
      <w:pPr>
        <w:pStyle w:val="Heading2"/>
        <w:rPr>
          <w:ins w:id="124" w:author="Min Qiu" w:date="2016-06-17T11:36:00Z"/>
        </w:rPr>
      </w:pPr>
      <w:ins w:id="125" w:author="Min Qiu" w:date="2016-06-17T11:13:00Z">
        <w:r>
          <w:t>Step 9: Joseph’s Mart to use AML web service</w:t>
        </w:r>
      </w:ins>
    </w:p>
    <w:p w14:paraId="6D00CBC3" w14:textId="4ECADE22" w:rsidR="008B1DC6" w:rsidRPr="00CA0479" w:rsidRDefault="008B1DC6">
      <w:pPr>
        <w:tabs>
          <w:tab w:val="left" w:pos="4269"/>
        </w:tabs>
        <w:rPr>
          <w:ins w:id="126" w:author="Min Qiu" w:date="2016-06-17T11:38:00Z"/>
          <w:rFonts w:cs="Helvetica"/>
          <w:color w:val="333333"/>
          <w:rPrChange w:id="127" w:author="Min Qiu" w:date="2016-06-17T12:04:00Z">
            <w:rPr>
              <w:ins w:id="128" w:author="Min Qiu" w:date="2016-06-17T11:38:00Z"/>
            </w:rPr>
          </w:rPrChange>
        </w:rPr>
        <w:pPrChange w:id="129" w:author="Min Qiu" w:date="2016-06-17T12:04:00Z">
          <w:pPr>
            <w:pStyle w:val="ListParagraph"/>
            <w:numPr>
              <w:ilvl w:val="1"/>
              <w:numId w:val="2"/>
            </w:numPr>
            <w:tabs>
              <w:tab w:val="left" w:pos="4269"/>
            </w:tabs>
            <w:ind w:left="1440" w:hanging="360"/>
          </w:pPr>
        </w:pPrChange>
      </w:pPr>
      <w:ins w:id="130" w:author="Min Qiu" w:date="2016-06-17T11:39:00Z">
        <w:r w:rsidRPr="00CA0479">
          <w:rPr>
            <w:rFonts w:cs="Helvetica"/>
            <w:color w:val="333333"/>
            <w:rPrChange w:id="131" w:author="Min Qiu" w:date="2016-06-17T12:04:00Z">
              <w:rPr/>
            </w:rPrChange>
          </w:rPr>
          <w:t xml:space="preserve">First, we need to find out the </w:t>
        </w:r>
      </w:ins>
      <w:ins w:id="132" w:author="Min Qiu" w:date="2016-06-17T11:38:00Z">
        <w:r w:rsidRPr="00CA0479">
          <w:rPr>
            <w:rFonts w:cs="Helvetica"/>
            <w:color w:val="333333"/>
            <w:rPrChange w:id="133" w:author="Min Qiu" w:date="2016-06-17T12:04:00Z">
              <w:rPr/>
            </w:rPrChange>
          </w:rPr>
          <w:t xml:space="preserve">Find out the </w:t>
        </w:r>
      </w:ins>
      <w:ins w:id="134" w:author="Min Qiu" w:date="2016-06-17T12:06:00Z">
        <w:r w:rsidR="00EF6C13">
          <w:rPr>
            <w:rFonts w:cs="Helvetica"/>
            <w:color w:val="333333"/>
          </w:rPr>
          <w:t xml:space="preserve">web service </w:t>
        </w:r>
      </w:ins>
      <w:ins w:id="135" w:author="Min Qiu" w:date="2016-06-17T11:38:00Z">
        <w:r w:rsidR="00E36B79">
          <w:rPr>
            <w:rFonts w:eastAsia="Times New Roman" w:cs="Times New Roman"/>
            <w:color w:val="000000"/>
          </w:rPr>
          <w:t xml:space="preserve">URL and API Key </w:t>
        </w:r>
        <w:r w:rsidRPr="00CA0479">
          <w:rPr>
            <w:rFonts w:eastAsia="Times New Roman" w:cs="Times New Roman"/>
            <w:color w:val="000000"/>
          </w:rPr>
          <w:t>as followings</w:t>
        </w:r>
      </w:ins>
    </w:p>
    <w:p w14:paraId="5295E35C" w14:textId="77777777" w:rsidR="008B1DC6" w:rsidRDefault="008B1DC6">
      <w:pPr>
        <w:pStyle w:val="ListParagraph"/>
        <w:numPr>
          <w:ilvl w:val="0"/>
          <w:numId w:val="6"/>
        </w:numPr>
        <w:spacing w:after="0" w:line="240" w:lineRule="auto"/>
        <w:textAlignment w:val="center"/>
        <w:rPr>
          <w:ins w:id="136" w:author="Min Qiu" w:date="2016-06-17T11:38:00Z"/>
          <w:rFonts w:eastAsia="Times New Roman" w:cs="Times New Roman"/>
          <w:color w:val="000000"/>
        </w:rPr>
        <w:pPrChange w:id="137" w:author="Min Qiu" w:date="2016-06-17T12:04:00Z">
          <w:pPr>
            <w:pStyle w:val="ListParagraph"/>
            <w:numPr>
              <w:ilvl w:val="2"/>
              <w:numId w:val="6"/>
            </w:numPr>
            <w:spacing w:after="0" w:line="240" w:lineRule="auto"/>
            <w:ind w:left="1710" w:hanging="270"/>
            <w:textAlignment w:val="center"/>
          </w:pPr>
        </w:pPrChange>
      </w:pPr>
      <w:ins w:id="138" w:author="Min Qiu" w:date="2016-06-17T11:38:00Z">
        <w:r w:rsidRPr="00860453">
          <w:rPr>
            <w:rFonts w:ascii="Calibri" w:eastAsia="Times New Roman" w:hAnsi="Calibri" w:cs="Times New Roman"/>
            <w:i/>
            <w:color w:val="2E74B5" w:themeColor="accent1" w:themeShade="BF"/>
            <w:rPrChange w:id="139" w:author="Min Qiu" w:date="2016-06-17T12:17:00Z">
              <w:rPr>
                <w:rFonts w:eastAsia="Times New Roman" w:cs="Times New Roman"/>
                <w:color w:val="000000"/>
              </w:rPr>
            </w:rPrChange>
          </w:rPr>
          <w:t xml:space="preserve">Open </w:t>
        </w:r>
        <w:r w:rsidRPr="00860453">
          <w:rPr>
            <w:rFonts w:ascii="Calibri" w:eastAsia="Times New Roman" w:hAnsi="Calibri" w:cs="Times New Roman"/>
            <w:b/>
            <w:i/>
            <w:color w:val="2E74B5" w:themeColor="accent1" w:themeShade="BF"/>
            <w:rPrChange w:id="140" w:author="Min Qiu" w:date="2016-06-17T12:17:00Z">
              <w:rPr>
                <w:rFonts w:eastAsia="Times New Roman" w:cs="Times New Roman"/>
                <w:b/>
                <w:color w:val="000000"/>
              </w:rPr>
            </w:rPrChange>
          </w:rPr>
          <w:t>Azure Machine Learning</w:t>
        </w:r>
        <w:r w:rsidRPr="00860453">
          <w:rPr>
            <w:rFonts w:ascii="Calibri" w:eastAsia="Times New Roman" w:hAnsi="Calibri" w:cs="Times New Roman"/>
            <w:i/>
            <w:color w:val="2E74B5" w:themeColor="accent1" w:themeShade="BF"/>
            <w:rPrChange w:id="141" w:author="Min Qiu" w:date="2016-06-17T12:17:00Z">
              <w:rPr>
                <w:rFonts w:eastAsia="Times New Roman" w:cs="Times New Roman"/>
                <w:color w:val="000000"/>
              </w:rPr>
            </w:rPrChange>
          </w:rPr>
          <w:t xml:space="preserve"> through Portal</w:t>
        </w:r>
        <w:r>
          <w:rPr>
            <w:rFonts w:eastAsia="Times New Roman" w:cs="Times New Roman"/>
            <w:color w:val="000000"/>
          </w:rPr>
          <w:t>. It will open the Azure Machine Learning portal.</w:t>
        </w:r>
      </w:ins>
    </w:p>
    <w:p w14:paraId="5B40336F" w14:textId="06E07DD2" w:rsidR="008B1DC6" w:rsidRDefault="008B1DC6">
      <w:pPr>
        <w:pStyle w:val="ListParagraph"/>
        <w:numPr>
          <w:ilvl w:val="0"/>
          <w:numId w:val="6"/>
        </w:numPr>
        <w:spacing w:after="0" w:line="240" w:lineRule="auto"/>
        <w:textAlignment w:val="center"/>
        <w:rPr>
          <w:ins w:id="142" w:author="Min Qiu" w:date="2016-06-17T12:22:00Z"/>
          <w:rFonts w:ascii="Calibri" w:eastAsia="Times New Roman" w:hAnsi="Calibri" w:cs="Times New Roman"/>
          <w:i/>
          <w:color w:val="2E74B5" w:themeColor="accent1" w:themeShade="BF"/>
        </w:rPr>
        <w:pPrChange w:id="143" w:author="Min Qiu" w:date="2016-06-17T12:04:00Z">
          <w:pPr>
            <w:pStyle w:val="ListParagraph"/>
            <w:numPr>
              <w:ilvl w:val="2"/>
              <w:numId w:val="6"/>
            </w:numPr>
            <w:spacing w:after="0" w:line="240" w:lineRule="auto"/>
            <w:ind w:left="1710" w:hanging="270"/>
            <w:textAlignment w:val="center"/>
          </w:pPr>
        </w:pPrChange>
      </w:pPr>
      <w:ins w:id="144" w:author="Min Qiu" w:date="2016-06-17T11:38:00Z">
        <w:r w:rsidRPr="00860453">
          <w:rPr>
            <w:rFonts w:ascii="Calibri" w:eastAsia="Times New Roman" w:hAnsi="Calibri" w:cs="Times New Roman"/>
            <w:i/>
            <w:color w:val="2E74B5" w:themeColor="accent1" w:themeShade="BF"/>
            <w:rPrChange w:id="145" w:author="Min Qiu" w:date="2016-06-17T12:17:00Z">
              <w:rPr>
                <w:rFonts w:eastAsia="Times New Roman" w:cs="Times New Roman"/>
                <w:color w:val="000000"/>
              </w:rPr>
            </w:rPrChange>
          </w:rPr>
          <w:t xml:space="preserve">Select the workspace you want to use. And </w:t>
        </w:r>
        <w:r w:rsidR="00860453" w:rsidRPr="00860453">
          <w:rPr>
            <w:rFonts w:ascii="Calibri" w:eastAsia="Times New Roman" w:hAnsi="Calibri" w:cs="Times New Roman"/>
            <w:b/>
            <w:i/>
            <w:color w:val="2E74B5" w:themeColor="accent1" w:themeShade="BF"/>
            <w:rPrChange w:id="146" w:author="Min Qiu" w:date="2016-06-17T12:18:00Z">
              <w:rPr>
                <w:rFonts w:ascii="Calibri" w:eastAsia="Times New Roman" w:hAnsi="Calibri" w:cs="Times New Roman"/>
                <w:i/>
                <w:color w:val="2E74B5" w:themeColor="accent1" w:themeShade="BF"/>
              </w:rPr>
            </w:rPrChange>
          </w:rPr>
          <w:t xml:space="preserve">Start here to manage Web </w:t>
        </w:r>
      </w:ins>
      <w:ins w:id="147" w:author="Min Qiu" w:date="2016-06-17T12:18:00Z">
        <w:r w:rsidR="00860453" w:rsidRPr="00860453">
          <w:rPr>
            <w:rFonts w:ascii="Calibri" w:eastAsia="Times New Roman" w:hAnsi="Calibri" w:cs="Times New Roman"/>
            <w:b/>
            <w:i/>
            <w:color w:val="2E74B5" w:themeColor="accent1" w:themeShade="BF"/>
            <w:rPrChange w:id="148" w:author="Min Qiu" w:date="2016-06-17T12:18:00Z">
              <w:rPr>
                <w:rFonts w:ascii="Calibri" w:eastAsia="Times New Roman" w:hAnsi="Calibri" w:cs="Times New Roman"/>
                <w:i/>
                <w:color w:val="2E74B5" w:themeColor="accent1" w:themeShade="BF"/>
              </w:rPr>
            </w:rPrChange>
          </w:rPr>
          <w:t>S</w:t>
        </w:r>
      </w:ins>
      <w:ins w:id="149" w:author="Min Qiu" w:date="2016-06-17T11:38:00Z">
        <w:r w:rsidR="00860453" w:rsidRPr="00860453">
          <w:rPr>
            <w:rFonts w:ascii="Calibri" w:eastAsia="Times New Roman" w:hAnsi="Calibri" w:cs="Times New Roman"/>
            <w:b/>
            <w:i/>
            <w:color w:val="2E74B5" w:themeColor="accent1" w:themeShade="BF"/>
            <w:rPrChange w:id="150" w:author="Min Qiu" w:date="2016-06-17T12:18:00Z">
              <w:rPr>
                <w:rFonts w:ascii="Calibri" w:eastAsia="Times New Roman" w:hAnsi="Calibri" w:cs="Times New Roman"/>
                <w:i/>
                <w:color w:val="2E74B5" w:themeColor="accent1" w:themeShade="BF"/>
              </w:rPr>
            </w:rPrChange>
          </w:rPr>
          <w:t>ervice</w:t>
        </w:r>
      </w:ins>
      <w:ins w:id="151" w:author="Min Qiu" w:date="2016-06-17T12:17:00Z">
        <w:r w:rsidR="00860453" w:rsidRPr="00860453">
          <w:rPr>
            <w:rFonts w:ascii="Calibri" w:eastAsia="Times New Roman" w:hAnsi="Calibri" w:cs="Times New Roman"/>
            <w:b/>
            <w:i/>
            <w:color w:val="2E74B5" w:themeColor="accent1" w:themeShade="BF"/>
            <w:rPrChange w:id="152" w:author="Min Qiu" w:date="2016-06-17T12:18:00Z">
              <w:rPr>
                <w:rFonts w:ascii="Calibri" w:eastAsia="Times New Roman" w:hAnsi="Calibri" w:cs="Times New Roman"/>
                <w:i/>
                <w:color w:val="2E74B5" w:themeColor="accent1" w:themeShade="BF"/>
              </w:rPr>
            </w:rPrChange>
          </w:rPr>
          <w:t>s</w:t>
        </w:r>
      </w:ins>
      <w:ins w:id="153" w:author="Min Qiu" w:date="2016-06-17T11:38:00Z">
        <w:r w:rsidRPr="00860453">
          <w:rPr>
            <w:rFonts w:ascii="Calibri" w:eastAsia="Times New Roman" w:hAnsi="Calibri" w:cs="Times New Roman"/>
            <w:i/>
            <w:color w:val="2E74B5" w:themeColor="accent1" w:themeShade="BF"/>
            <w:rPrChange w:id="154" w:author="Min Qiu" w:date="2016-06-17T12:17:00Z">
              <w:rPr>
                <w:rFonts w:eastAsia="Times New Roman" w:cs="Times New Roman"/>
                <w:b/>
                <w:color w:val="000000"/>
              </w:rPr>
            </w:rPrChange>
          </w:rPr>
          <w:t xml:space="preserve">. </w:t>
        </w:r>
      </w:ins>
    </w:p>
    <w:p w14:paraId="6D4783C1" w14:textId="38402489" w:rsidR="00903456" w:rsidRDefault="00903456">
      <w:pPr>
        <w:pStyle w:val="ListParagraph"/>
        <w:spacing w:after="0" w:line="240" w:lineRule="auto"/>
        <w:textAlignment w:val="center"/>
        <w:rPr>
          <w:ins w:id="155" w:author="Min Qiu" w:date="2016-06-17T12:18:00Z"/>
          <w:rFonts w:ascii="Calibri" w:eastAsia="Times New Roman" w:hAnsi="Calibri" w:cs="Times New Roman"/>
          <w:i/>
          <w:color w:val="2E74B5" w:themeColor="accent1" w:themeShade="BF"/>
        </w:rPr>
        <w:pPrChange w:id="156" w:author="Min Qiu" w:date="2016-06-17T12:22:00Z">
          <w:pPr>
            <w:pStyle w:val="ListParagraph"/>
            <w:numPr>
              <w:ilvl w:val="2"/>
              <w:numId w:val="6"/>
            </w:numPr>
            <w:spacing w:after="0" w:line="240" w:lineRule="auto"/>
            <w:ind w:left="1710" w:hanging="270"/>
            <w:textAlignment w:val="center"/>
          </w:pPr>
        </w:pPrChange>
      </w:pPr>
      <w:ins w:id="157" w:author="Min Qiu" w:date="2016-06-17T12:23:00Z">
        <w:r>
          <w:rPr>
            <w:rFonts w:ascii="Calibri" w:eastAsia="Times New Roman" w:hAnsi="Calibri" w:cs="Times New Roman"/>
            <w:i/>
            <w:noProof/>
            <w:color w:val="2E74B5" w:themeColor="accent1" w:themeShade="BF"/>
            <w:lang w:eastAsia="zh-CN"/>
          </w:rPr>
          <w:drawing>
            <wp:inline distT="0" distB="0" distL="0" distR="0" wp14:anchorId="0FC674B6" wp14:editId="62DDAD7B">
              <wp:extent cx="4276725" cy="180120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LWebserviceStart.png"/>
                      <pic:cNvPicPr/>
                    </pic:nvPicPr>
                    <pic:blipFill>
                      <a:blip r:embed="rId59">
                        <a:extLst>
                          <a:ext uri="{28A0092B-C50C-407E-A947-70E740481C1C}">
                            <a14:useLocalDpi xmlns:a14="http://schemas.microsoft.com/office/drawing/2010/main" val="0"/>
                          </a:ext>
                        </a:extLst>
                      </a:blip>
                      <a:stretch>
                        <a:fillRect/>
                      </a:stretch>
                    </pic:blipFill>
                    <pic:spPr>
                      <a:xfrm>
                        <a:off x="0" y="0"/>
                        <a:ext cx="4373012" cy="1841756"/>
                      </a:xfrm>
                      <a:prstGeom prst="rect">
                        <a:avLst/>
                      </a:prstGeom>
                    </pic:spPr>
                  </pic:pic>
                </a:graphicData>
              </a:graphic>
            </wp:inline>
          </w:drawing>
        </w:r>
      </w:ins>
    </w:p>
    <w:p w14:paraId="1FE14942" w14:textId="736AFFC4" w:rsidR="00903456" w:rsidRDefault="00903456">
      <w:pPr>
        <w:pStyle w:val="ListParagraph"/>
        <w:numPr>
          <w:ilvl w:val="0"/>
          <w:numId w:val="6"/>
        </w:numPr>
        <w:spacing w:after="0" w:line="240" w:lineRule="auto"/>
        <w:textAlignment w:val="center"/>
        <w:rPr>
          <w:ins w:id="158" w:author="Min Qiu" w:date="2016-06-17T12:22:00Z"/>
          <w:rFonts w:ascii="Calibri" w:eastAsia="Times New Roman" w:hAnsi="Calibri" w:cs="Times New Roman"/>
          <w:i/>
          <w:color w:val="2E74B5" w:themeColor="accent1" w:themeShade="BF"/>
        </w:rPr>
        <w:pPrChange w:id="159" w:author="Min Qiu" w:date="2016-06-17T12:04:00Z">
          <w:pPr>
            <w:pStyle w:val="ListParagraph"/>
            <w:numPr>
              <w:ilvl w:val="2"/>
              <w:numId w:val="6"/>
            </w:numPr>
            <w:spacing w:after="0" w:line="240" w:lineRule="auto"/>
            <w:ind w:left="1710" w:hanging="270"/>
            <w:textAlignment w:val="center"/>
          </w:pPr>
        </w:pPrChange>
      </w:pPr>
      <w:ins w:id="160" w:author="Min Qiu" w:date="2016-06-17T12:18:00Z">
        <w:r>
          <w:rPr>
            <w:rFonts w:ascii="Calibri" w:eastAsia="Times New Roman" w:hAnsi="Calibri" w:cs="Times New Roman"/>
            <w:i/>
            <w:color w:val="2E74B5" w:themeColor="accent1" w:themeShade="BF"/>
          </w:rPr>
          <w:t>Select the web service you just deployed in step 8</w:t>
        </w:r>
      </w:ins>
    </w:p>
    <w:p w14:paraId="6AE2FF55" w14:textId="6C7DE665" w:rsidR="00903456" w:rsidRDefault="00E36B79">
      <w:pPr>
        <w:pStyle w:val="ListParagraph"/>
        <w:numPr>
          <w:ilvl w:val="0"/>
          <w:numId w:val="6"/>
        </w:numPr>
        <w:spacing w:after="0" w:line="240" w:lineRule="auto"/>
        <w:textAlignment w:val="center"/>
        <w:rPr>
          <w:ins w:id="161" w:author="Min Qiu" w:date="2016-06-17T12:40:00Z"/>
          <w:rFonts w:ascii="Calibri" w:eastAsia="Times New Roman" w:hAnsi="Calibri" w:cs="Times New Roman"/>
          <w:i/>
          <w:color w:val="2E74B5" w:themeColor="accent1" w:themeShade="BF"/>
        </w:rPr>
        <w:pPrChange w:id="162" w:author="Min Qiu" w:date="2016-06-17T12:04:00Z">
          <w:pPr>
            <w:pStyle w:val="ListParagraph"/>
            <w:numPr>
              <w:ilvl w:val="2"/>
              <w:numId w:val="6"/>
            </w:numPr>
            <w:spacing w:after="0" w:line="240" w:lineRule="auto"/>
            <w:ind w:left="1710" w:hanging="270"/>
            <w:textAlignment w:val="center"/>
          </w:pPr>
        </w:pPrChange>
      </w:pPr>
      <w:ins w:id="163" w:author="Min Qiu" w:date="2016-06-17T12:30:00Z">
        <w:r>
          <w:rPr>
            <w:rFonts w:ascii="Calibri" w:eastAsia="Times New Roman" w:hAnsi="Calibri" w:cs="Times New Roman"/>
            <w:i/>
            <w:color w:val="2E74B5" w:themeColor="accent1" w:themeShade="BF"/>
          </w:rPr>
          <w:lastRenderedPageBreak/>
          <w:t>Select the default endpoint</w:t>
        </w:r>
      </w:ins>
      <w:ins w:id="164" w:author="Min Qiu" w:date="2016-06-17T12:37:00Z">
        <w:r>
          <w:rPr>
            <w:rFonts w:ascii="Calibri" w:eastAsia="Times New Roman" w:hAnsi="Calibri" w:cs="Times New Roman"/>
            <w:i/>
            <w:color w:val="2E74B5" w:themeColor="accent1" w:themeShade="BF"/>
          </w:rPr>
          <w:t>. Scroll to the bottom of the page, On th</w:t>
        </w:r>
        <w:r w:rsidR="007F0E05">
          <w:rPr>
            <w:rFonts w:ascii="Calibri" w:eastAsia="Times New Roman" w:hAnsi="Calibri" w:cs="Times New Roman"/>
            <w:i/>
            <w:color w:val="2E74B5" w:themeColor="accent1" w:themeShade="BF"/>
          </w:rPr>
          <w:t>e right, you can find the API KEY</w:t>
        </w:r>
      </w:ins>
    </w:p>
    <w:p w14:paraId="34FC9000" w14:textId="5ABDA429" w:rsidR="007F0E05" w:rsidRDefault="007F0E05">
      <w:pPr>
        <w:pStyle w:val="ListParagraph"/>
        <w:spacing w:after="0" w:line="240" w:lineRule="auto"/>
        <w:jc w:val="center"/>
        <w:textAlignment w:val="center"/>
        <w:rPr>
          <w:ins w:id="165" w:author="Min Qiu" w:date="2016-06-17T12:31:00Z"/>
          <w:rFonts w:ascii="Calibri" w:eastAsia="Times New Roman" w:hAnsi="Calibri" w:cs="Times New Roman"/>
          <w:i/>
          <w:color w:val="2E74B5" w:themeColor="accent1" w:themeShade="BF"/>
        </w:rPr>
        <w:pPrChange w:id="166" w:author="Min Qiu" w:date="2016-06-17T12:40:00Z">
          <w:pPr>
            <w:pStyle w:val="ListParagraph"/>
            <w:numPr>
              <w:ilvl w:val="2"/>
              <w:numId w:val="6"/>
            </w:numPr>
            <w:spacing w:after="0" w:line="240" w:lineRule="auto"/>
            <w:ind w:left="1710" w:hanging="270"/>
            <w:textAlignment w:val="center"/>
          </w:pPr>
        </w:pPrChange>
      </w:pPr>
      <w:ins w:id="167" w:author="Min Qiu" w:date="2016-06-17T12:40:00Z">
        <w:r>
          <w:rPr>
            <w:rFonts w:ascii="Calibri" w:eastAsia="Times New Roman" w:hAnsi="Calibri" w:cs="Times New Roman"/>
            <w:i/>
            <w:noProof/>
            <w:color w:val="2E74B5" w:themeColor="accent1" w:themeShade="BF"/>
            <w:lang w:eastAsia="zh-CN"/>
          </w:rPr>
          <w:drawing>
            <wp:inline distT="0" distB="0" distL="0" distR="0" wp14:anchorId="384FAF6F" wp14:editId="2215D774">
              <wp:extent cx="2762636" cy="1581371"/>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LWebserviceAPIKey.png"/>
                      <pic:cNvPicPr/>
                    </pic:nvPicPr>
                    <pic:blipFill>
                      <a:blip r:embed="rId60">
                        <a:extLst>
                          <a:ext uri="{28A0092B-C50C-407E-A947-70E740481C1C}">
                            <a14:useLocalDpi xmlns:a14="http://schemas.microsoft.com/office/drawing/2010/main" val="0"/>
                          </a:ext>
                        </a:extLst>
                      </a:blip>
                      <a:stretch>
                        <a:fillRect/>
                      </a:stretch>
                    </pic:blipFill>
                    <pic:spPr>
                      <a:xfrm>
                        <a:off x="0" y="0"/>
                        <a:ext cx="2762636" cy="1581371"/>
                      </a:xfrm>
                      <a:prstGeom prst="rect">
                        <a:avLst/>
                      </a:prstGeom>
                    </pic:spPr>
                  </pic:pic>
                </a:graphicData>
              </a:graphic>
            </wp:inline>
          </w:drawing>
        </w:r>
      </w:ins>
    </w:p>
    <w:p w14:paraId="4F8C7422" w14:textId="46E94B0B" w:rsidR="00E36B79" w:rsidRDefault="00B07719">
      <w:pPr>
        <w:pStyle w:val="ListParagraph"/>
        <w:numPr>
          <w:ilvl w:val="0"/>
          <w:numId w:val="6"/>
        </w:numPr>
        <w:spacing w:after="0" w:line="240" w:lineRule="auto"/>
        <w:textAlignment w:val="center"/>
        <w:rPr>
          <w:ins w:id="168" w:author="Min Qiu" w:date="2016-06-17T12:43:00Z"/>
          <w:rFonts w:ascii="Calibri" w:eastAsia="Times New Roman" w:hAnsi="Calibri" w:cs="Times New Roman"/>
          <w:i/>
          <w:color w:val="2E74B5" w:themeColor="accent1" w:themeShade="BF"/>
        </w:rPr>
        <w:pPrChange w:id="169" w:author="Min Qiu" w:date="2016-06-17T12:04:00Z">
          <w:pPr>
            <w:pStyle w:val="ListParagraph"/>
            <w:numPr>
              <w:ilvl w:val="2"/>
              <w:numId w:val="6"/>
            </w:numPr>
            <w:spacing w:after="0" w:line="240" w:lineRule="auto"/>
            <w:ind w:left="1710" w:hanging="270"/>
            <w:textAlignment w:val="center"/>
          </w:pPr>
        </w:pPrChange>
      </w:pPr>
      <w:ins w:id="170" w:author="Min Qiu" w:date="2016-06-17T12:42:00Z">
        <w:r>
          <w:rPr>
            <w:rFonts w:ascii="Calibri" w:eastAsia="Times New Roman" w:hAnsi="Calibri" w:cs="Times New Roman"/>
            <w:i/>
            <w:color w:val="2E74B5" w:themeColor="accent1" w:themeShade="BF"/>
          </w:rPr>
          <w:t>On the same page</w:t>
        </w:r>
      </w:ins>
      <w:ins w:id="171" w:author="Min Qiu" w:date="2016-06-17T12:43:00Z">
        <w:r>
          <w:rPr>
            <w:rFonts w:ascii="Calibri" w:eastAsia="Times New Roman" w:hAnsi="Calibri" w:cs="Times New Roman"/>
            <w:i/>
            <w:color w:val="2E74B5" w:themeColor="accent1" w:themeShade="BF"/>
          </w:rPr>
          <w:t>, Click “</w:t>
        </w:r>
        <w:r w:rsidRPr="00B07719">
          <w:rPr>
            <w:rFonts w:ascii="Calibri" w:eastAsia="Times New Roman" w:hAnsi="Calibri" w:cs="Times New Roman"/>
            <w:b/>
            <w:i/>
            <w:color w:val="2E74B5" w:themeColor="accent1" w:themeShade="BF"/>
            <w:rPrChange w:id="172" w:author="Min Qiu" w:date="2016-06-17T12:46:00Z">
              <w:rPr>
                <w:rFonts w:ascii="Calibri" w:eastAsia="Times New Roman" w:hAnsi="Calibri" w:cs="Times New Roman"/>
                <w:i/>
                <w:color w:val="2E74B5" w:themeColor="accent1" w:themeShade="BF"/>
              </w:rPr>
            </w:rPrChange>
          </w:rPr>
          <w:t>REQUEST/RESPONSE</w:t>
        </w:r>
        <w:r>
          <w:rPr>
            <w:rFonts w:ascii="Calibri" w:eastAsia="Times New Roman" w:hAnsi="Calibri" w:cs="Times New Roman"/>
            <w:i/>
            <w:color w:val="2E74B5" w:themeColor="accent1" w:themeShade="BF"/>
          </w:rPr>
          <w:t>”, it will open a new web page.</w:t>
        </w:r>
      </w:ins>
    </w:p>
    <w:p w14:paraId="7EF0C773" w14:textId="5A7157AD" w:rsidR="00B07719" w:rsidRDefault="00B07719">
      <w:pPr>
        <w:pStyle w:val="ListParagraph"/>
        <w:spacing w:after="0" w:line="240" w:lineRule="auto"/>
        <w:textAlignment w:val="center"/>
        <w:rPr>
          <w:ins w:id="173" w:author="Min Qiu" w:date="2016-06-17T12:46:00Z"/>
          <w:rFonts w:ascii="Calibri" w:eastAsia="Times New Roman" w:hAnsi="Calibri" w:cs="Times New Roman"/>
          <w:i/>
          <w:color w:val="2E74B5" w:themeColor="accent1" w:themeShade="BF"/>
        </w:rPr>
        <w:pPrChange w:id="174" w:author="Min Qiu" w:date="2016-06-17T12:43:00Z">
          <w:pPr>
            <w:pStyle w:val="ListParagraph"/>
            <w:numPr>
              <w:ilvl w:val="2"/>
              <w:numId w:val="6"/>
            </w:numPr>
            <w:spacing w:after="0" w:line="240" w:lineRule="auto"/>
            <w:ind w:left="1710" w:hanging="270"/>
            <w:textAlignment w:val="center"/>
          </w:pPr>
        </w:pPrChange>
      </w:pPr>
      <w:ins w:id="175" w:author="Min Qiu" w:date="2016-06-17T12:44:00Z">
        <w:r>
          <w:rPr>
            <w:rFonts w:ascii="Calibri" w:eastAsia="Times New Roman" w:hAnsi="Calibri" w:cs="Times New Roman"/>
            <w:i/>
            <w:color w:val="2E74B5" w:themeColor="accent1" w:themeShade="BF"/>
          </w:rPr>
          <w:t xml:space="preserve">Copy the </w:t>
        </w:r>
      </w:ins>
      <w:ins w:id="176" w:author="Min Qiu" w:date="2016-06-17T12:45:00Z">
        <w:r w:rsidRPr="00B07719">
          <w:rPr>
            <w:rFonts w:ascii="Calibri" w:eastAsia="Times New Roman" w:hAnsi="Calibri" w:cs="Times New Roman"/>
            <w:b/>
            <w:i/>
            <w:color w:val="2E74B5" w:themeColor="accent1" w:themeShade="BF"/>
            <w:rPrChange w:id="177" w:author="Min Qiu" w:date="2016-06-17T12:46:00Z">
              <w:rPr>
                <w:rFonts w:ascii="Calibri" w:eastAsia="Times New Roman" w:hAnsi="Calibri" w:cs="Times New Roman"/>
                <w:i/>
                <w:color w:val="2E74B5" w:themeColor="accent1" w:themeShade="BF"/>
              </w:rPr>
            </w:rPrChange>
          </w:rPr>
          <w:t>Request URL</w:t>
        </w:r>
        <w:r>
          <w:rPr>
            <w:rFonts w:ascii="Calibri" w:eastAsia="Times New Roman" w:hAnsi="Calibri" w:cs="Times New Roman"/>
            <w:i/>
            <w:color w:val="2E74B5" w:themeColor="accent1" w:themeShade="BF"/>
          </w:rPr>
          <w:t xml:space="preserve"> in the </w:t>
        </w:r>
      </w:ins>
      <w:ins w:id="178" w:author="Min Qiu" w:date="2016-06-17T12:46:00Z">
        <w:r>
          <w:rPr>
            <w:rFonts w:ascii="Calibri" w:eastAsia="Times New Roman" w:hAnsi="Calibri" w:cs="Times New Roman"/>
            <w:i/>
            <w:color w:val="2E74B5" w:themeColor="accent1" w:themeShade="BF"/>
          </w:rPr>
          <w:t>Request Section</w:t>
        </w:r>
      </w:ins>
    </w:p>
    <w:p w14:paraId="493D6270" w14:textId="1F856B65" w:rsidR="00B07719" w:rsidRDefault="00B07719">
      <w:pPr>
        <w:pStyle w:val="ListParagraph"/>
        <w:spacing w:after="0" w:line="240" w:lineRule="auto"/>
        <w:textAlignment w:val="center"/>
        <w:rPr>
          <w:ins w:id="179" w:author="Min Qiu" w:date="2016-06-17T12:30:00Z"/>
          <w:rFonts w:ascii="Calibri" w:eastAsia="Times New Roman" w:hAnsi="Calibri" w:cs="Times New Roman"/>
          <w:i/>
          <w:color w:val="2E74B5" w:themeColor="accent1" w:themeShade="BF"/>
        </w:rPr>
        <w:pPrChange w:id="180" w:author="Min Qiu" w:date="2016-06-17T12:43:00Z">
          <w:pPr>
            <w:pStyle w:val="ListParagraph"/>
            <w:numPr>
              <w:ilvl w:val="2"/>
              <w:numId w:val="6"/>
            </w:numPr>
            <w:spacing w:after="0" w:line="240" w:lineRule="auto"/>
            <w:ind w:left="1710" w:hanging="270"/>
            <w:textAlignment w:val="center"/>
          </w:pPr>
        </w:pPrChange>
      </w:pPr>
      <w:ins w:id="181" w:author="Min Qiu" w:date="2016-06-17T12:46:00Z">
        <w:r>
          <w:rPr>
            <w:rFonts w:ascii="Calibri" w:eastAsia="Times New Roman" w:hAnsi="Calibri" w:cs="Times New Roman"/>
            <w:i/>
            <w:noProof/>
            <w:color w:val="2E74B5" w:themeColor="accent1" w:themeShade="BF"/>
            <w:lang w:eastAsia="zh-CN"/>
          </w:rPr>
          <w:drawing>
            <wp:inline distT="0" distB="0" distL="0" distR="0" wp14:anchorId="5C75C19B" wp14:editId="67E9A448">
              <wp:extent cx="5943600" cy="150939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LWebserviceRREURL.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ins>
    </w:p>
    <w:p w14:paraId="73A878AA" w14:textId="77777777" w:rsidR="008B1DC6" w:rsidRPr="008B1DC6" w:rsidRDefault="008B1DC6">
      <w:pPr>
        <w:rPr>
          <w:ins w:id="182" w:author="Min Qiu" w:date="2016-06-17T11:13:00Z"/>
          <w:rPrChange w:id="183" w:author="Min Qiu" w:date="2016-06-17T11:36:00Z">
            <w:rPr>
              <w:ins w:id="184" w:author="Min Qiu" w:date="2016-06-17T11:13:00Z"/>
            </w:rPr>
          </w:rPrChange>
        </w:rPr>
        <w:pPrChange w:id="185" w:author="Min Qiu" w:date="2016-06-17T11:36:00Z">
          <w:pPr>
            <w:pStyle w:val="Heading2"/>
          </w:pPr>
        </w:pPrChange>
      </w:pPr>
    </w:p>
    <w:p w14:paraId="775A4851" w14:textId="3B5D24F2" w:rsidR="00D104B6" w:rsidRPr="00D104B6" w:rsidRDefault="00D104B6">
      <w:pPr>
        <w:rPr>
          <w:ins w:id="186" w:author="Min Qiu" w:date="2016-06-17T12:57:00Z"/>
          <w:rFonts w:cs="Helvetica"/>
          <w:color w:val="333333"/>
          <w:rPrChange w:id="187" w:author="Min Qiu" w:date="2016-06-17T12:57:00Z">
            <w:rPr>
              <w:ins w:id="188" w:author="Min Qiu" w:date="2016-06-17T12:57:00Z"/>
              <w:rFonts w:ascii="Calibri" w:eastAsia="Times New Roman" w:hAnsi="Calibri" w:cs="Times New Roman"/>
              <w:i/>
            </w:rPr>
          </w:rPrChange>
        </w:rPr>
        <w:pPrChange w:id="189" w:author="Min Qiu" w:date="2016-06-17T11:13:00Z">
          <w:pPr>
            <w:pStyle w:val="Heading2"/>
          </w:pPr>
        </w:pPrChange>
      </w:pPr>
      <w:ins w:id="190" w:author="Min Qiu" w:date="2016-06-17T12:57:00Z">
        <w:r w:rsidRPr="00D104B6">
          <w:rPr>
            <w:rFonts w:cs="Helvetica"/>
            <w:color w:val="333333"/>
            <w:rPrChange w:id="191" w:author="Min Qiu" w:date="2016-06-17T12:57:00Z">
              <w:rPr>
                <w:rFonts w:ascii="Calibri" w:eastAsia="Times New Roman" w:hAnsi="Calibri" w:cs="Times New Roman"/>
                <w:i/>
              </w:rPr>
            </w:rPrChange>
          </w:rPr>
          <w:t>Next we need to make some change to the web Server file</w:t>
        </w:r>
      </w:ins>
    </w:p>
    <w:p w14:paraId="090AA1DD" w14:textId="2A4B9597" w:rsidR="0080133B" w:rsidRPr="00D104B6" w:rsidRDefault="00E208EC">
      <w:pPr>
        <w:pStyle w:val="ListParagraph"/>
        <w:numPr>
          <w:ilvl w:val="0"/>
          <w:numId w:val="6"/>
        </w:numPr>
        <w:spacing w:after="0" w:line="240" w:lineRule="auto"/>
        <w:textAlignment w:val="center"/>
        <w:rPr>
          <w:ins w:id="192" w:author="Min Qiu" w:date="2016-06-17T11:32:00Z"/>
          <w:rFonts w:ascii="Calibri" w:eastAsia="Times New Roman" w:hAnsi="Calibri" w:cs="Times New Roman"/>
          <w:i/>
          <w:rPrChange w:id="193" w:author="Min Qiu" w:date="2016-06-17T12:58:00Z">
            <w:rPr>
              <w:ins w:id="194" w:author="Min Qiu" w:date="2016-06-17T11:32:00Z"/>
            </w:rPr>
          </w:rPrChange>
        </w:rPr>
        <w:pPrChange w:id="195" w:author="Min Qiu" w:date="2016-06-17T12:58:00Z">
          <w:pPr>
            <w:pStyle w:val="Heading2"/>
          </w:pPr>
        </w:pPrChange>
      </w:pPr>
      <w:ins w:id="196" w:author="Min Qiu" w:date="2016-06-17T11:31:00Z">
        <w:r w:rsidRPr="00D104B6">
          <w:rPr>
            <w:rFonts w:ascii="Calibri" w:eastAsia="Times New Roman" w:hAnsi="Calibri" w:cs="Times New Roman"/>
            <w:i/>
            <w:color w:val="2E74B5" w:themeColor="accent1" w:themeShade="BF"/>
            <w:rPrChange w:id="197" w:author="Min Qiu" w:date="2016-06-17T12:58:00Z">
              <w:rPr/>
            </w:rPrChange>
          </w:rPr>
          <w:t>SSH</w:t>
        </w:r>
      </w:ins>
      <w:ins w:id="198" w:author="Min Qiu" w:date="2016-06-17T11:30:00Z">
        <w:r w:rsidRPr="00D104B6">
          <w:rPr>
            <w:rFonts w:ascii="Calibri" w:eastAsia="Times New Roman" w:hAnsi="Calibri" w:cs="Times New Roman"/>
            <w:i/>
            <w:color w:val="2E74B5" w:themeColor="accent1" w:themeShade="BF"/>
            <w:rPrChange w:id="199" w:author="Min Qiu" w:date="2016-06-17T12:58:00Z">
              <w:rPr/>
            </w:rPrChange>
          </w:rPr>
          <w:t xml:space="preserve"> to the</w:t>
        </w:r>
      </w:ins>
      <w:ins w:id="200" w:author="Min Qiu" w:date="2016-06-17T11:31:00Z">
        <w:r w:rsidRPr="00D104B6">
          <w:rPr>
            <w:rFonts w:ascii="Calibri" w:eastAsia="Times New Roman" w:hAnsi="Calibri" w:cs="Times New Roman"/>
            <w:i/>
            <w:color w:val="2E74B5" w:themeColor="accent1" w:themeShade="BF"/>
            <w:rPrChange w:id="201" w:author="Min Qiu" w:date="2016-06-17T12:58:00Z">
              <w:rPr/>
            </w:rPrChange>
          </w:rPr>
          <w:t xml:space="preserve"> Edge Node, </w:t>
        </w:r>
      </w:ins>
      <w:ins w:id="202" w:author="Min Qiu" w:date="2016-06-17T11:32:00Z">
        <w:r w:rsidR="005413E9" w:rsidRPr="00D104B6">
          <w:rPr>
            <w:rFonts w:ascii="Calibri" w:eastAsia="Times New Roman" w:hAnsi="Calibri" w:cs="Times New Roman"/>
            <w:i/>
            <w:color w:val="2E74B5" w:themeColor="accent1" w:themeShade="BF"/>
            <w:rPrChange w:id="203" w:author="Min Qiu" w:date="2016-06-17T12:58:00Z">
              <w:rPr/>
            </w:rPrChange>
          </w:rPr>
          <w:t>go</w:t>
        </w:r>
      </w:ins>
      <w:ins w:id="204" w:author="Min Qiu" w:date="2016-06-17T11:30:00Z">
        <w:r w:rsidRPr="00D104B6">
          <w:rPr>
            <w:rFonts w:ascii="Calibri" w:eastAsia="Times New Roman" w:hAnsi="Calibri" w:cs="Times New Roman"/>
            <w:i/>
            <w:color w:val="2E74B5" w:themeColor="accent1" w:themeShade="BF"/>
            <w:rPrChange w:id="205" w:author="Min Qiu" w:date="2016-06-17T12:58:00Z">
              <w:rPr/>
            </w:rPrChange>
          </w:rPr>
          <w:t xml:space="preserve"> </w:t>
        </w:r>
      </w:ins>
      <w:ins w:id="206" w:author="Min Qiu" w:date="2016-06-17T11:32:00Z">
        <w:r w:rsidR="005413E9" w:rsidRPr="00D104B6">
          <w:rPr>
            <w:rFonts w:ascii="Calibri" w:eastAsia="Times New Roman" w:hAnsi="Calibri" w:cs="Times New Roman"/>
            <w:i/>
            <w:color w:val="2E74B5" w:themeColor="accent1" w:themeShade="BF"/>
            <w:rPrChange w:id="207" w:author="Min Qiu" w:date="2016-06-17T12:58:00Z">
              <w:rPr/>
            </w:rPrChange>
          </w:rPr>
          <w:t>to the work directory. Run as in the following.</w:t>
        </w:r>
      </w:ins>
    </w:p>
    <w:p w14:paraId="1787C281" w14:textId="48C465A0" w:rsidR="008B1DC6" w:rsidRDefault="008B1DC6">
      <w:pPr>
        <w:pStyle w:val="ListParagraph"/>
        <w:spacing w:after="0" w:line="240" w:lineRule="auto"/>
        <w:textAlignment w:val="center"/>
        <w:rPr>
          <w:ins w:id="208" w:author="Min Qiu" w:date="2016-06-17T12:47:00Z"/>
          <w:rFonts w:ascii="Calibri" w:eastAsia="Times New Roman" w:hAnsi="Calibri" w:cs="Times New Roman"/>
          <w:i/>
          <w:color w:val="2E74B5" w:themeColor="accent1" w:themeShade="BF"/>
        </w:rPr>
        <w:pPrChange w:id="209" w:author="Min Qiu" w:date="2016-06-17T11:34:00Z">
          <w:pPr>
            <w:pStyle w:val="ListParagraph"/>
            <w:spacing w:after="0" w:line="240" w:lineRule="auto"/>
            <w:ind w:left="1440"/>
            <w:textAlignment w:val="center"/>
          </w:pPr>
        </w:pPrChange>
      </w:pPr>
      <w:ins w:id="210" w:author="Min Qiu" w:date="2016-06-17T11:34:00Z">
        <w:r w:rsidRPr="00852CDC">
          <w:rPr>
            <w:rFonts w:ascii="Calibri" w:eastAsia="Times New Roman" w:hAnsi="Calibri" w:cs="Times New Roman"/>
            <w:i/>
            <w:color w:val="2E74B5" w:themeColor="accent1" w:themeShade="BF"/>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/customer_churn_demo/Website</w:t>
        </w:r>
      </w:ins>
    </w:p>
    <w:p w14:paraId="317B8531" w14:textId="574DDEDA" w:rsidR="00B07719" w:rsidRDefault="00B07719">
      <w:pPr>
        <w:pStyle w:val="ListParagraph"/>
        <w:numPr>
          <w:ilvl w:val="0"/>
          <w:numId w:val="6"/>
        </w:numPr>
        <w:spacing w:after="0" w:line="240" w:lineRule="auto"/>
        <w:textAlignment w:val="center"/>
        <w:rPr>
          <w:ins w:id="211" w:author="Min Qiu" w:date="2016-06-17T12:53:00Z"/>
          <w:rFonts w:ascii="Calibri" w:eastAsia="Times New Roman" w:hAnsi="Calibri" w:cs="Times New Roman"/>
          <w:i/>
          <w:color w:val="2E74B5" w:themeColor="accent1" w:themeShade="BF"/>
        </w:rPr>
        <w:pPrChange w:id="212" w:author="Min Qiu" w:date="2016-06-17T12:58:00Z">
          <w:pPr>
            <w:pStyle w:val="ListParagraph"/>
            <w:spacing w:after="0" w:line="240" w:lineRule="auto"/>
            <w:ind w:left="1440"/>
            <w:textAlignment w:val="center"/>
          </w:pPr>
        </w:pPrChange>
      </w:pPr>
      <w:ins w:id="213" w:author="Min Qiu" w:date="2016-06-17T12:47:00Z">
        <w:r>
          <w:rPr>
            <w:rFonts w:ascii="Calibri" w:eastAsia="Times New Roman" w:hAnsi="Calibri" w:cs="Times New Roman"/>
            <w:i/>
            <w:color w:val="2E74B5" w:themeColor="accent1" w:themeShade="BF"/>
          </w:rPr>
          <w:t>Open the file server</w:t>
        </w:r>
      </w:ins>
      <w:ins w:id="214" w:author="Min Qiu" w:date="2016-06-17T12:53:00Z">
        <w:r w:rsidR="00D104B6">
          <w:rPr>
            <w:rFonts w:ascii="Calibri" w:eastAsia="Times New Roman" w:hAnsi="Calibri" w:cs="Times New Roman"/>
            <w:i/>
            <w:color w:val="2E74B5" w:themeColor="accent1" w:themeShade="BF"/>
          </w:rPr>
          <w:t>.js</w:t>
        </w:r>
      </w:ins>
    </w:p>
    <w:p w14:paraId="290C576F" w14:textId="1937D653" w:rsidR="00D104B6" w:rsidRDefault="0096449D">
      <w:pPr>
        <w:pStyle w:val="ListParagraph"/>
        <w:numPr>
          <w:ilvl w:val="0"/>
          <w:numId w:val="6"/>
        </w:numPr>
        <w:spacing w:after="0" w:line="240" w:lineRule="auto"/>
        <w:textAlignment w:val="center"/>
        <w:rPr>
          <w:ins w:id="215" w:author="Min Qiu" w:date="2016-06-17T12:56:00Z"/>
          <w:rFonts w:ascii="Calibri" w:eastAsia="Times New Roman" w:hAnsi="Calibri" w:cs="Times New Roman"/>
          <w:i/>
          <w:color w:val="2E74B5" w:themeColor="accent1" w:themeShade="BF"/>
        </w:rPr>
        <w:pPrChange w:id="216" w:author="Min Qiu" w:date="2016-06-17T12:58:00Z">
          <w:pPr>
            <w:pStyle w:val="ListParagraph"/>
            <w:spacing w:after="0" w:line="240" w:lineRule="auto"/>
            <w:ind w:left="1440"/>
            <w:textAlignment w:val="center"/>
          </w:pPr>
        </w:pPrChange>
      </w:pPr>
      <w:ins w:id="217" w:author="Min Qiu" w:date="2016-06-17T13:04:00Z">
        <w:r>
          <w:rPr>
            <w:rFonts w:ascii="Calibri" w:eastAsia="Times New Roman" w:hAnsi="Calibri" w:cs="Times New Roman"/>
            <w:i/>
            <w:color w:val="2E74B5" w:themeColor="accent1" w:themeShade="BF"/>
          </w:rPr>
          <w:t>Use any editor in Linux such as vi to c</w:t>
        </w:r>
      </w:ins>
      <w:ins w:id="218" w:author="Min Qiu" w:date="2016-06-17T12:53:00Z">
        <w:r w:rsidR="00D104B6">
          <w:rPr>
            <w:rFonts w:ascii="Calibri" w:eastAsia="Times New Roman" w:hAnsi="Calibri" w:cs="Times New Roman"/>
            <w:i/>
            <w:color w:val="2E74B5" w:themeColor="accent1" w:themeShade="BF"/>
          </w:rPr>
          <w:t>hange the path and API Key in this file</w:t>
        </w:r>
      </w:ins>
      <w:ins w:id="219" w:author="Min Qiu" w:date="2016-06-17T12:54:00Z">
        <w:r w:rsidR="00D104B6">
          <w:rPr>
            <w:rFonts w:ascii="Calibri" w:eastAsia="Times New Roman" w:hAnsi="Calibri" w:cs="Times New Roman"/>
            <w:i/>
            <w:color w:val="2E74B5" w:themeColor="accent1" w:themeShade="BF"/>
          </w:rPr>
          <w:t xml:space="preserve"> according to the URL and API Key you get above. </w:t>
        </w:r>
      </w:ins>
    </w:p>
    <w:p w14:paraId="616B4615" w14:textId="64804CBA" w:rsidR="00D104B6" w:rsidRPr="00D104B6" w:rsidRDefault="00D104B6">
      <w:pPr>
        <w:spacing w:after="0" w:line="240" w:lineRule="auto"/>
        <w:ind w:left="720"/>
        <w:textAlignment w:val="center"/>
        <w:rPr>
          <w:ins w:id="220" w:author="Min Qiu" w:date="2016-06-17T12:53:00Z"/>
          <w:rFonts w:cs="Helvetica"/>
          <w:color w:val="333333"/>
          <w:rPrChange w:id="221" w:author="Min Qiu" w:date="2016-06-17T12:56:00Z">
            <w:rPr>
              <w:ins w:id="222" w:author="Min Qiu" w:date="2016-06-17T12:53:00Z"/>
              <w:rFonts w:ascii="Calibri" w:eastAsia="Times New Roman" w:hAnsi="Calibri" w:cs="Times New Roman"/>
              <w:i/>
              <w:color w:val="2E74B5" w:themeColor="accent1" w:themeShade="BF"/>
            </w:rPr>
          </w:rPrChange>
        </w:rPr>
        <w:pPrChange w:id="223" w:author="Min Qiu" w:date="2016-06-17T12:58:00Z">
          <w:pPr>
            <w:pStyle w:val="ListParagraph"/>
            <w:spacing w:after="0" w:line="240" w:lineRule="auto"/>
            <w:ind w:left="1440"/>
            <w:textAlignment w:val="center"/>
          </w:pPr>
        </w:pPrChange>
      </w:pPr>
      <w:ins w:id="224" w:author="Min Qiu" w:date="2016-06-17T12:54:00Z">
        <w:r w:rsidRPr="00D104B6">
          <w:rPr>
            <w:rFonts w:cs="Helvetica"/>
            <w:color w:val="333333"/>
            <w:rPrChange w:id="225" w:author="Min Qiu" w:date="2016-06-17T12:56:00Z">
              <w:rPr>
                <w:rFonts w:ascii="Calibri" w:eastAsia="Times New Roman" w:hAnsi="Calibri" w:cs="Times New Roman"/>
                <w:i/>
                <w:color w:val="2E74B5" w:themeColor="accent1" w:themeShade="BF"/>
              </w:rPr>
            </w:rPrChange>
          </w:rPr>
          <w:t xml:space="preserve">Please don’t use the </w:t>
        </w:r>
      </w:ins>
      <w:ins w:id="226" w:author="Min Qiu" w:date="2016-06-17T12:55:00Z">
        <w:r w:rsidRPr="00D104B6">
          <w:rPr>
            <w:rFonts w:cs="Helvetica"/>
            <w:color w:val="333333"/>
            <w:rPrChange w:id="227" w:author="Min Qiu" w:date="2016-06-17T12:56:00Z">
              <w:rPr>
                <w:rFonts w:ascii="Calibri" w:eastAsia="Times New Roman" w:hAnsi="Calibri" w:cs="Times New Roman"/>
                <w:i/>
                <w:color w:val="2E74B5" w:themeColor="accent1" w:themeShade="BF"/>
              </w:rPr>
            </w:rPrChange>
          </w:rPr>
          <w:fldChar w:fldCharType="begin"/>
        </w:r>
        <w:r w:rsidRPr="00D104B6">
          <w:rPr>
            <w:rFonts w:cs="Helvetica"/>
            <w:color w:val="333333"/>
            <w:rPrChange w:id="228" w:author="Min Qiu" w:date="2016-06-17T12:56:00Z">
              <w:rPr>
                <w:rFonts w:ascii="Calibri" w:eastAsia="Times New Roman" w:hAnsi="Calibri" w:cs="Times New Roman"/>
                <w:i/>
                <w:color w:val="2E74B5" w:themeColor="accent1" w:themeShade="BF"/>
              </w:rPr>
            </w:rPrChange>
          </w:rPr>
          <w:instrText xml:space="preserve"> HYPERLINK "</w:instrText>
        </w:r>
      </w:ins>
      <w:ins w:id="229" w:author="Min Qiu" w:date="2016-06-17T12:54:00Z">
        <w:r w:rsidRPr="00D104B6">
          <w:rPr>
            <w:rFonts w:cs="Helvetica"/>
            <w:color w:val="333333"/>
            <w:rPrChange w:id="230" w:author="Min Qiu" w:date="2016-06-17T12:56:00Z">
              <w:rPr>
                <w:rFonts w:ascii="Calibri" w:eastAsia="Times New Roman" w:hAnsi="Calibri" w:cs="Times New Roman"/>
                <w:i/>
                <w:color w:val="2E74B5" w:themeColor="accent1" w:themeShade="BF"/>
              </w:rPr>
            </w:rPrChange>
          </w:rPr>
          <w:instrText>https://</w:instrText>
        </w:r>
      </w:ins>
      <w:ins w:id="231" w:author="Min Qiu" w:date="2016-06-17T12:55:00Z">
        <w:r w:rsidRPr="00D104B6">
          <w:rPr>
            <w:rFonts w:cs="Helvetica"/>
            <w:color w:val="333333"/>
            <w:rPrChange w:id="232" w:author="Min Qiu" w:date="2016-06-17T12:56:00Z">
              <w:rPr>
                <w:rFonts w:ascii="Calibri" w:eastAsia="Times New Roman" w:hAnsi="Calibri" w:cs="Times New Roman"/>
                <w:i/>
                <w:color w:val="2E74B5" w:themeColor="accent1" w:themeShade="BF"/>
              </w:rPr>
            </w:rPrChange>
          </w:rPr>
          <w:instrText xml:space="preserve">ussouthcentral.services.azureml.net" </w:instrText>
        </w:r>
        <w:r w:rsidRPr="00D104B6">
          <w:rPr>
            <w:rFonts w:cs="Helvetica"/>
            <w:color w:val="333333"/>
            <w:rPrChange w:id="233" w:author="Min Qiu" w:date="2016-06-17T12:56:00Z">
              <w:rPr>
                <w:rFonts w:ascii="Calibri" w:eastAsia="Times New Roman" w:hAnsi="Calibri" w:cs="Times New Roman"/>
                <w:i/>
                <w:color w:val="2E74B5" w:themeColor="accent1" w:themeShade="BF"/>
              </w:rPr>
            </w:rPrChange>
          </w:rPr>
          <w:fldChar w:fldCharType="separate"/>
        </w:r>
      </w:ins>
      <w:ins w:id="234" w:author="Min Qiu" w:date="2016-06-17T12:54:00Z">
        <w:r w:rsidRPr="00D104B6">
          <w:rPr>
            <w:rFonts w:cs="Helvetica"/>
            <w:color w:val="333333"/>
            <w:rPrChange w:id="235" w:author="Min Qiu" w:date="2016-06-17T12:56:00Z">
              <w:rPr>
                <w:rStyle w:val="Hyperlink"/>
                <w:rFonts w:ascii="Calibri" w:eastAsia="Times New Roman" w:hAnsi="Calibri" w:cs="Times New Roman"/>
                <w:i/>
              </w:rPr>
            </w:rPrChange>
          </w:rPr>
          <w:t>https://</w:t>
        </w:r>
      </w:ins>
      <w:ins w:id="236" w:author="Min Qiu" w:date="2016-06-17T12:55:00Z">
        <w:r w:rsidRPr="00D104B6">
          <w:rPr>
            <w:rFonts w:cs="Helvetica"/>
            <w:color w:val="333333"/>
            <w:rPrChange w:id="237" w:author="Min Qiu" w:date="2016-06-17T12:56:00Z">
              <w:rPr>
                <w:rStyle w:val="Hyperlink"/>
                <w:rFonts w:ascii="Calibri" w:eastAsia="Times New Roman" w:hAnsi="Calibri" w:cs="Times New Roman"/>
                <w:i/>
              </w:rPr>
            </w:rPrChange>
          </w:rPr>
          <w:t>ussouthcentral.services.azureml.net</w:t>
        </w:r>
        <w:r w:rsidRPr="00D104B6">
          <w:rPr>
            <w:rFonts w:cs="Helvetica"/>
            <w:color w:val="333333"/>
            <w:rPrChange w:id="238" w:author="Min Qiu" w:date="2016-06-17T12:56:00Z">
              <w:rPr>
                <w:rFonts w:ascii="Calibri" w:eastAsia="Times New Roman" w:hAnsi="Calibri" w:cs="Times New Roman"/>
                <w:i/>
                <w:color w:val="2E74B5" w:themeColor="accent1" w:themeShade="BF"/>
              </w:rPr>
            </w:rPrChange>
          </w:rPr>
          <w:fldChar w:fldCharType="end"/>
        </w:r>
        <w:r w:rsidRPr="00D104B6">
          <w:rPr>
            <w:rFonts w:cs="Helvetica"/>
            <w:color w:val="333333"/>
            <w:rPrChange w:id="239" w:author="Min Qiu" w:date="2016-06-17T12:56:00Z">
              <w:rPr>
                <w:rFonts w:ascii="Calibri" w:eastAsia="Times New Roman" w:hAnsi="Calibri" w:cs="Times New Roman"/>
                <w:i/>
                <w:color w:val="2E74B5" w:themeColor="accent1" w:themeShade="BF"/>
              </w:rPr>
            </w:rPrChange>
          </w:rPr>
          <w:t xml:space="preserve"> part from the URL.  The two variable should look like the following</w:t>
        </w:r>
      </w:ins>
    </w:p>
    <w:p w14:paraId="34D5A873" w14:textId="7BF84338" w:rsidR="00D104B6" w:rsidRDefault="00292CE1">
      <w:pPr>
        <w:spacing w:after="0" w:line="240" w:lineRule="auto"/>
        <w:jc w:val="center"/>
        <w:textAlignment w:val="center"/>
        <w:rPr>
          <w:ins w:id="240" w:author="Min Qiu" w:date="2016-06-17T12:58:00Z"/>
          <w:rFonts w:cs="Helvetica"/>
          <w:color w:val="333333"/>
        </w:rPr>
        <w:pPrChange w:id="241" w:author="Min Qiu" w:date="2016-06-17T13:06:00Z">
          <w:pPr>
            <w:pStyle w:val="ListParagraph"/>
            <w:spacing w:after="0" w:line="240" w:lineRule="auto"/>
            <w:ind w:left="1440"/>
            <w:textAlignment w:val="center"/>
          </w:pPr>
        </w:pPrChange>
      </w:pPr>
      <w:ins w:id="242" w:author="Min Qiu" w:date="2016-06-17T13:06:00Z">
        <w:r>
          <w:rPr>
            <w:rFonts w:cs="Helvetica"/>
            <w:noProof/>
            <w:color w:val="333333"/>
            <w:lang w:eastAsia="zh-CN"/>
          </w:rPr>
          <w:drawing>
            <wp:inline distT="0" distB="0" distL="0" distR="0" wp14:anchorId="7E37B70C" wp14:editId="103962A9">
              <wp:extent cx="5667375" cy="544830"/>
              <wp:effectExtent l="0" t="0" r="9525"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MLWebserviceChange.png"/>
                      <pic:cNvPicPr/>
                    </pic:nvPicPr>
                    <pic:blipFill>
                      <a:blip r:embed="rId62">
                        <a:extLst>
                          <a:ext uri="{28A0092B-C50C-407E-A947-70E740481C1C}">
                            <a14:useLocalDpi xmlns:a14="http://schemas.microsoft.com/office/drawing/2010/main" val="0"/>
                          </a:ext>
                        </a:extLst>
                      </a:blip>
                      <a:stretch>
                        <a:fillRect/>
                      </a:stretch>
                    </pic:blipFill>
                    <pic:spPr>
                      <a:xfrm>
                        <a:off x="0" y="0"/>
                        <a:ext cx="5667375" cy="544830"/>
                      </a:xfrm>
                      <a:prstGeom prst="rect">
                        <a:avLst/>
                      </a:prstGeom>
                    </pic:spPr>
                  </pic:pic>
                </a:graphicData>
              </a:graphic>
            </wp:inline>
          </w:drawing>
        </w:r>
      </w:ins>
    </w:p>
    <w:p w14:paraId="4CFEC205" w14:textId="1E5F24E2" w:rsidR="00D104B6" w:rsidRPr="00D104B6" w:rsidRDefault="008D1C71">
      <w:pPr>
        <w:spacing w:after="0" w:line="240" w:lineRule="auto"/>
        <w:textAlignment w:val="center"/>
        <w:rPr>
          <w:ins w:id="243" w:author="Min Qiu" w:date="2016-06-17T11:34:00Z"/>
          <w:rFonts w:cs="Helvetica"/>
          <w:color w:val="333333"/>
          <w:rPrChange w:id="244" w:author="Min Qiu" w:date="2016-06-17T12:56:00Z">
            <w:rPr>
              <w:ins w:id="245" w:author="Min Qiu" w:date="2016-06-17T11:34:00Z"/>
            </w:rPr>
          </w:rPrChange>
        </w:rPr>
        <w:pPrChange w:id="246" w:author="Min Qiu" w:date="2016-06-17T12:56:00Z">
          <w:pPr>
            <w:pStyle w:val="ListParagraph"/>
            <w:spacing w:after="0" w:line="240" w:lineRule="auto"/>
            <w:ind w:left="1440"/>
            <w:textAlignment w:val="center"/>
          </w:pPr>
        </w:pPrChange>
      </w:pPr>
      <w:ins w:id="247" w:author="Min Qiu" w:date="2016-06-17T13:06:00Z">
        <w:r>
          <w:rPr>
            <w:rFonts w:cs="Helvetica"/>
            <w:color w:val="333333"/>
          </w:rPr>
          <w:t>N</w:t>
        </w:r>
      </w:ins>
      <w:ins w:id="248" w:author="Min Qiu" w:date="2016-06-17T12:56:00Z">
        <w:r w:rsidR="00D104B6" w:rsidRPr="00D104B6">
          <w:rPr>
            <w:rFonts w:cs="Helvetica"/>
            <w:color w:val="333333"/>
            <w:rPrChange w:id="249" w:author="Min Qiu" w:date="2016-06-17T12:56:00Z">
              <w:rPr>
                <w:rFonts w:ascii="Calibri" w:eastAsia="Times New Roman" w:hAnsi="Calibri" w:cs="Times New Roman"/>
                <w:i/>
                <w:color w:val="2E74B5" w:themeColor="accent1" w:themeShade="BF"/>
              </w:rPr>
            </w:rPrChange>
          </w:rPr>
          <w:t>ext, start the Webserver</w:t>
        </w:r>
      </w:ins>
    </w:p>
    <w:p w14:paraId="4E3D9898" w14:textId="229D8BC5" w:rsidR="008B1DC6" w:rsidRDefault="008B1DC6">
      <w:pPr>
        <w:pStyle w:val="ListParagraph"/>
        <w:spacing w:after="0" w:line="240" w:lineRule="auto"/>
        <w:textAlignment w:val="center"/>
        <w:rPr>
          <w:ins w:id="250" w:author="Min Qiu" w:date="2016-06-17T12:59:00Z"/>
          <w:rFonts w:ascii="Calibri" w:eastAsia="Times New Roman" w:hAnsi="Calibri" w:cs="Times New Roman"/>
          <w:i/>
          <w:color w:val="2E74B5" w:themeColor="accent1" w:themeShade="BF"/>
        </w:rPr>
        <w:pPrChange w:id="251" w:author="Min Qiu" w:date="2016-06-17T11:34:00Z">
          <w:pPr>
            <w:pStyle w:val="ListParagraph"/>
            <w:spacing w:after="0" w:line="240" w:lineRule="auto"/>
            <w:ind w:left="1440"/>
            <w:textAlignment w:val="center"/>
          </w:pPr>
        </w:pPrChange>
      </w:pPr>
      <w:ins w:id="252" w:author="Min Qiu" w:date="2016-06-17T11:34:00Z">
        <w:r w:rsidRPr="00030A01">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node server.js</w:t>
        </w:r>
      </w:ins>
    </w:p>
    <w:p w14:paraId="1107D7F7" w14:textId="77777777" w:rsidR="00D104B6" w:rsidRPr="00030A01" w:rsidRDefault="00D104B6">
      <w:pPr>
        <w:pStyle w:val="ListParagraph"/>
        <w:spacing w:after="0" w:line="240" w:lineRule="auto"/>
        <w:textAlignment w:val="center"/>
        <w:rPr>
          <w:ins w:id="253" w:author="Min Qiu" w:date="2016-06-17T11:34:00Z"/>
          <w:rFonts w:ascii="Calibri" w:eastAsia="Times New Roman" w:hAnsi="Calibri" w:cs="Times New Roman"/>
          <w:i/>
          <w:color w:val="2E74B5" w:themeColor="accent1" w:themeShade="BF"/>
        </w:rPr>
        <w:pPrChange w:id="254" w:author="Min Qiu" w:date="2016-06-17T11:34:00Z">
          <w:pPr>
            <w:pStyle w:val="ListParagraph"/>
            <w:spacing w:after="0" w:line="240" w:lineRule="auto"/>
            <w:ind w:left="1440"/>
            <w:textAlignment w:val="center"/>
          </w:pPr>
        </w:pPrChange>
      </w:pPr>
    </w:p>
    <w:p w14:paraId="72663DFD" w14:textId="51BDEEF1" w:rsidR="00D104B6" w:rsidRPr="00D104B6" w:rsidRDefault="00D104B6">
      <w:pPr>
        <w:spacing w:after="0" w:line="240" w:lineRule="auto"/>
        <w:textAlignment w:val="center"/>
        <w:rPr>
          <w:ins w:id="255" w:author="Min Qiu" w:date="2016-06-17T12:58:00Z"/>
          <w:rFonts w:cs="Helvetica"/>
          <w:color w:val="333333"/>
          <w:rPrChange w:id="256" w:author="Min Qiu" w:date="2016-06-17T12:59:00Z">
            <w:rPr>
              <w:ins w:id="257" w:author="Min Qiu" w:date="2016-06-17T12:58:00Z"/>
              <w:rFonts w:ascii="Calibri" w:eastAsia="Times New Roman" w:hAnsi="Calibri" w:cs="Times New Roman"/>
              <w:i/>
            </w:rPr>
          </w:rPrChange>
        </w:rPr>
        <w:pPrChange w:id="258" w:author="Min Qiu" w:date="2016-06-17T12:59:00Z">
          <w:pPr>
            <w:pStyle w:val="Heading2"/>
          </w:pPr>
        </w:pPrChange>
      </w:pPr>
      <w:ins w:id="259" w:author="Min Qiu" w:date="2016-06-17T12:58:00Z">
        <w:r w:rsidRPr="00D104B6">
          <w:rPr>
            <w:rFonts w:cs="Helvetica"/>
            <w:color w:val="333333"/>
            <w:rPrChange w:id="260" w:author="Min Qiu" w:date="2016-06-17T12:59:00Z">
              <w:rPr>
                <w:rFonts w:ascii="Calibri" w:eastAsia="Times New Roman" w:hAnsi="Calibri" w:cs="Times New Roman"/>
                <w:i/>
              </w:rPr>
            </w:rPrChange>
          </w:rPr>
          <w:t>Now we can run the web application</w:t>
        </w:r>
      </w:ins>
    </w:p>
    <w:p w14:paraId="65175056" w14:textId="6BB080B6" w:rsidR="005413E9" w:rsidRDefault="008B1DC6">
      <w:pPr>
        <w:ind w:firstLine="720"/>
        <w:rPr>
          <w:ins w:id="261" w:author="Min Qiu" w:date="2016-06-17T11:35:00Z"/>
          <w:rFonts w:ascii="Calibri" w:eastAsia="Times New Roman" w:hAnsi="Calibri" w:cs="Times New Roman"/>
          <w:i/>
        </w:rPr>
        <w:pPrChange w:id="262" w:author="Min Qiu" w:date="2016-06-17T12:59:00Z">
          <w:pPr>
            <w:pStyle w:val="Heading2"/>
          </w:pPr>
        </w:pPrChange>
      </w:pPr>
      <w:ins w:id="263" w:author="Min Qiu" w:date="2016-06-17T11:35:00Z">
        <w:r>
          <w:rPr>
            <w:rFonts w:ascii="Calibri" w:eastAsia="Times New Roman" w:hAnsi="Calibri" w:cs="Times New Roman"/>
            <w:i/>
            <w:color w:val="2E74B5" w:themeColor="accent1" w:themeShade="BF"/>
          </w:rPr>
          <w:t>In your Windows machine, open any web browser, put localhost:3000 in the address</w:t>
        </w:r>
        <w:r w:rsidR="006C069D">
          <w:rPr>
            <w:rFonts w:ascii="Calibri" w:eastAsia="Times New Roman" w:hAnsi="Calibri" w:cs="Times New Roman"/>
            <w:i/>
            <w:color w:val="2E74B5" w:themeColor="accent1" w:themeShade="BF"/>
          </w:rPr>
          <w:t>.</w:t>
        </w:r>
      </w:ins>
    </w:p>
    <w:p w14:paraId="6D46A4C0" w14:textId="16F0A8A9" w:rsidR="006C069D" w:rsidRPr="00175DA2" w:rsidRDefault="00175DA2">
      <w:pPr>
        <w:ind w:firstLine="720"/>
        <w:rPr>
          <w:ins w:id="264" w:author="Min Qiu" w:date="2016-06-17T13:08:00Z"/>
          <w:rFonts w:cs="Helvetica"/>
          <w:color w:val="333333"/>
          <w:rPrChange w:id="265" w:author="Min Qiu" w:date="2016-06-17T13:09:00Z">
            <w:rPr>
              <w:ins w:id="266" w:author="Min Qiu" w:date="2016-06-17T13:08:00Z"/>
              <w:rFonts w:ascii="Calibri" w:eastAsia="Times New Roman" w:hAnsi="Calibri" w:cs="Times New Roman"/>
              <w:i/>
            </w:rPr>
          </w:rPrChange>
        </w:rPr>
        <w:pPrChange w:id="267" w:author="Min Qiu" w:date="2016-06-17T12:59:00Z">
          <w:pPr>
            <w:pStyle w:val="Heading2"/>
          </w:pPr>
        </w:pPrChange>
      </w:pPr>
      <w:ins w:id="268" w:author="Min Qiu" w:date="2016-06-17T13:08:00Z">
        <w:r w:rsidRPr="00175DA2">
          <w:rPr>
            <w:rFonts w:cs="Helvetica"/>
            <w:color w:val="333333"/>
            <w:rPrChange w:id="269" w:author="Min Qiu" w:date="2016-06-17T13:09:00Z">
              <w:rPr>
                <w:rFonts w:ascii="Calibri" w:eastAsia="Times New Roman" w:hAnsi="Calibri" w:cs="Times New Roman"/>
                <w:i/>
              </w:rPr>
            </w:rPrChange>
          </w:rPr>
          <w:t>It will bring up the Joseph’</w:t>
        </w:r>
        <w:r w:rsidR="0041753A">
          <w:rPr>
            <w:rFonts w:cs="Helvetica"/>
            <w:color w:val="333333"/>
            <w:rPrChange w:id="270" w:author="Min Qiu" w:date="2016-06-17T13:09:00Z">
              <w:rPr>
                <w:rFonts w:cs="Helvetica"/>
                <w:color w:val="333333"/>
              </w:rPr>
            </w:rPrChange>
          </w:rPr>
          <w:t>s Mart</w:t>
        </w:r>
        <w:r w:rsidRPr="00175DA2">
          <w:rPr>
            <w:rFonts w:cs="Helvetica"/>
            <w:color w:val="333333"/>
            <w:rPrChange w:id="271" w:author="Min Qiu" w:date="2016-06-17T13:09:00Z">
              <w:rPr>
                <w:rFonts w:ascii="Calibri" w:eastAsia="Times New Roman" w:hAnsi="Calibri" w:cs="Times New Roman"/>
                <w:i/>
              </w:rPr>
            </w:rPrChange>
          </w:rPr>
          <w:t xml:space="preserve"> web application.  </w:t>
        </w:r>
      </w:ins>
    </w:p>
    <w:p w14:paraId="0BE0BDF7" w14:textId="5BE3EF34" w:rsidR="00175DA2" w:rsidRDefault="0073589D">
      <w:pPr>
        <w:ind w:firstLine="720"/>
        <w:rPr>
          <w:ins w:id="272" w:author="Min Qiu" w:date="2016-06-17T13:26:00Z"/>
          <w:rFonts w:ascii="Calibri" w:eastAsia="Times New Roman" w:hAnsi="Calibri" w:cs="Times New Roman"/>
          <w:i/>
        </w:rPr>
        <w:pPrChange w:id="273" w:author="Min Qiu" w:date="2016-06-17T12:59:00Z">
          <w:pPr>
            <w:pStyle w:val="Heading2"/>
          </w:pPr>
        </w:pPrChange>
      </w:pPr>
      <w:ins w:id="274" w:author="Min Qiu" w:date="2016-06-17T13:14:00Z">
        <w:r>
          <w:rPr>
            <w:rFonts w:ascii="Calibri" w:eastAsia="Times New Roman" w:hAnsi="Calibri" w:cs="Times New Roman"/>
            <w:i/>
            <w:color w:val="2E74B5" w:themeColor="accent1" w:themeShade="BF"/>
          </w:rPr>
          <w:t>Click login on the upper right corner</w:t>
        </w:r>
      </w:ins>
      <w:ins w:id="275" w:author="Min Qiu" w:date="2016-06-17T13:26:00Z">
        <w:r w:rsidR="008C6C59">
          <w:rPr>
            <w:rFonts w:ascii="Calibri" w:eastAsia="Times New Roman" w:hAnsi="Calibri" w:cs="Times New Roman"/>
            <w:i/>
            <w:color w:val="2E74B5" w:themeColor="accent1" w:themeShade="BF"/>
          </w:rPr>
          <w:t>.</w:t>
        </w:r>
      </w:ins>
    </w:p>
    <w:p w14:paraId="525C7628" w14:textId="3EDDF1F5" w:rsidR="008C6C59" w:rsidRDefault="008C6C59">
      <w:pPr>
        <w:ind w:firstLine="720"/>
        <w:rPr>
          <w:ins w:id="276" w:author="Min Qiu" w:date="2016-06-17T13:27:00Z"/>
          <w:rFonts w:ascii="Calibri" w:eastAsia="Times New Roman" w:hAnsi="Calibri" w:cs="Times New Roman"/>
          <w:i/>
        </w:rPr>
        <w:pPrChange w:id="277" w:author="Min Qiu" w:date="2016-06-17T12:59:00Z">
          <w:pPr>
            <w:pStyle w:val="Heading2"/>
          </w:pPr>
        </w:pPrChange>
      </w:pPr>
      <w:ins w:id="278" w:author="Min Qiu" w:date="2016-06-17T13:26:00Z">
        <w:r>
          <w:rPr>
            <w:rFonts w:ascii="Calibri" w:eastAsia="Times New Roman" w:hAnsi="Calibri" w:cs="Times New Roman"/>
            <w:i/>
            <w:color w:val="2E74B5" w:themeColor="accent1" w:themeShade="BF"/>
          </w:rPr>
          <w:t>Input any userId from the users.csv file</w:t>
        </w:r>
      </w:ins>
      <w:ins w:id="279" w:author="Min Qiu" w:date="2016-06-17T13:27:00Z">
        <w:r>
          <w:rPr>
            <w:rFonts w:ascii="Calibri" w:eastAsia="Times New Roman" w:hAnsi="Calibri" w:cs="Times New Roman"/>
            <w:i/>
            <w:color w:val="2E74B5" w:themeColor="accent1" w:themeShade="BF"/>
          </w:rPr>
          <w:t xml:space="preserve"> as username and anything as password.</w:t>
        </w:r>
      </w:ins>
    </w:p>
    <w:p w14:paraId="191ECD3E" w14:textId="77777777" w:rsidR="00287489" w:rsidRDefault="00287489">
      <w:pPr>
        <w:ind w:firstLine="720"/>
        <w:rPr>
          <w:ins w:id="280" w:author="Min Qiu" w:date="2016-06-17T13:43:00Z"/>
          <w:rFonts w:cs="Helvetica"/>
          <w:color w:val="333333"/>
        </w:rPr>
        <w:pPrChange w:id="281" w:author="Min Qiu" w:date="2016-06-17T12:59:00Z">
          <w:pPr>
            <w:pStyle w:val="Heading2"/>
          </w:pPr>
        </w:pPrChange>
      </w:pPr>
    </w:p>
    <w:p w14:paraId="1A8E7B05" w14:textId="6D9564D0" w:rsidR="00287489" w:rsidRDefault="00287489">
      <w:pPr>
        <w:ind w:firstLine="720"/>
        <w:rPr>
          <w:ins w:id="282" w:author="Min Qiu" w:date="2016-06-17T13:43:00Z"/>
          <w:rFonts w:cs="Helvetica"/>
          <w:color w:val="333333"/>
        </w:rPr>
        <w:pPrChange w:id="283" w:author="Min Qiu" w:date="2016-06-17T12:59:00Z">
          <w:pPr>
            <w:pStyle w:val="Heading2"/>
          </w:pPr>
        </w:pPrChange>
      </w:pPr>
      <w:ins w:id="284" w:author="Min Qiu" w:date="2016-06-17T13:43:00Z">
        <w:r>
          <w:rPr>
            <w:rFonts w:cs="Helvetica"/>
            <w:noProof/>
            <w:color w:val="333333"/>
            <w:lang w:eastAsia="zh-CN"/>
          </w:rPr>
          <w:lastRenderedPageBreak/>
          <w:drawing>
            <wp:inline distT="0" distB="0" distL="0" distR="0" wp14:anchorId="17496984" wp14:editId="69F47D0E">
              <wp:extent cx="5943600" cy="320230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JosephMart_login.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ins>
    </w:p>
    <w:p w14:paraId="63980916" w14:textId="70C80B63" w:rsidR="008C6C59" w:rsidRDefault="008C6C59">
      <w:pPr>
        <w:ind w:firstLine="720"/>
        <w:rPr>
          <w:ins w:id="285" w:author="Min Qiu" w:date="2016-06-17T13:44:00Z"/>
          <w:rFonts w:cs="Helvetica"/>
          <w:color w:val="333333"/>
        </w:rPr>
        <w:pPrChange w:id="286" w:author="Min Qiu" w:date="2016-06-17T12:59:00Z">
          <w:pPr>
            <w:pStyle w:val="Heading2"/>
          </w:pPr>
        </w:pPrChange>
      </w:pPr>
      <w:ins w:id="287" w:author="Min Qiu" w:date="2016-06-17T13:27:00Z">
        <w:r w:rsidRPr="008C6C59">
          <w:rPr>
            <w:rFonts w:cs="Helvetica"/>
            <w:color w:val="333333"/>
            <w:rPrChange w:id="288" w:author="Min Qiu" w:date="2016-06-17T13:31:00Z">
              <w:rPr>
                <w:rFonts w:ascii="Calibri" w:eastAsia="Times New Roman" w:hAnsi="Calibri" w:cs="Times New Roman"/>
                <w:i/>
              </w:rPr>
            </w:rPrChange>
          </w:rPr>
          <w:t xml:space="preserve">It will call the Azure Machine Learning Web Service to find out the </w:t>
        </w:r>
      </w:ins>
      <w:ins w:id="289" w:author="Min Qiu" w:date="2016-06-17T13:28:00Z">
        <w:r w:rsidRPr="008C6C59">
          <w:rPr>
            <w:rFonts w:cs="Helvetica"/>
            <w:color w:val="333333"/>
            <w:rPrChange w:id="290" w:author="Min Qiu" w:date="2016-06-17T13:31:00Z">
              <w:rPr>
                <w:rFonts w:ascii="Calibri" w:eastAsia="Times New Roman" w:hAnsi="Calibri" w:cs="Times New Roman"/>
                <w:i/>
              </w:rPr>
            </w:rPrChange>
          </w:rPr>
          <w:t>prediction produced in step 7</w:t>
        </w:r>
      </w:ins>
      <w:ins w:id="291" w:author="Min Qiu" w:date="2016-06-17T13:27:00Z">
        <w:r w:rsidRPr="008C6C59">
          <w:rPr>
            <w:rFonts w:cs="Helvetica"/>
            <w:color w:val="333333"/>
            <w:rPrChange w:id="292" w:author="Min Qiu" w:date="2016-06-17T13:31:00Z">
              <w:rPr>
                <w:rFonts w:ascii="Calibri" w:eastAsia="Times New Roman" w:hAnsi="Calibri" w:cs="Times New Roman"/>
                <w:i/>
              </w:rPr>
            </w:rPrChange>
          </w:rPr>
          <w:t xml:space="preserve"> </w:t>
        </w:r>
      </w:ins>
      <w:ins w:id="293" w:author="Min Qiu" w:date="2016-06-17T13:28:00Z">
        <w:r w:rsidRPr="008C6C59">
          <w:rPr>
            <w:rFonts w:cs="Helvetica"/>
            <w:color w:val="333333"/>
            <w:rPrChange w:id="294" w:author="Min Qiu" w:date="2016-06-17T13:31:00Z">
              <w:rPr>
                <w:rFonts w:ascii="Calibri" w:eastAsia="Times New Roman" w:hAnsi="Calibri" w:cs="Times New Roman"/>
                <w:i/>
              </w:rPr>
            </w:rPrChange>
          </w:rPr>
          <w:t xml:space="preserve">for this userId. </w:t>
        </w:r>
      </w:ins>
      <w:ins w:id="295" w:author="Min Qiu" w:date="2016-06-17T13:29:00Z">
        <w:r w:rsidRPr="008C6C59">
          <w:rPr>
            <w:rFonts w:cs="Helvetica"/>
            <w:color w:val="333333"/>
            <w:rPrChange w:id="296" w:author="Min Qiu" w:date="2016-06-17T13:31:00Z">
              <w:rPr>
                <w:rFonts w:ascii="Calibri" w:eastAsia="Times New Roman" w:hAnsi="Calibri" w:cs="Times New Roman"/>
                <w:i/>
              </w:rPr>
            </w:rPrChange>
          </w:rPr>
          <w:t>For user predicted as Churn user, the webpage will display “</w:t>
        </w:r>
      </w:ins>
      <w:ins w:id="297" w:author="Min Qiu" w:date="2016-06-17T13:31:00Z">
        <w:r w:rsidRPr="008C6C59">
          <w:rPr>
            <w:rFonts w:cs="Helvetica"/>
            <w:color w:val="333333"/>
            <w:rPrChange w:id="298" w:author="Min Qiu" w:date="2016-06-17T13:31:00Z">
              <w:rPr>
                <w:rFonts w:ascii="Calibri" w:eastAsia="Times New Roman" w:hAnsi="Calibri" w:cs="Times New Roman"/>
                <w:i/>
              </w:rPr>
            </w:rPrChange>
          </w:rPr>
          <w:t>Welcome back to Joseph Mart!</w:t>
        </w:r>
      </w:ins>
      <w:ins w:id="299" w:author="Min Qiu" w:date="2016-06-17T13:29:00Z">
        <w:r w:rsidRPr="008C6C59">
          <w:rPr>
            <w:rFonts w:cs="Helvetica"/>
            <w:color w:val="333333"/>
            <w:rPrChange w:id="300" w:author="Min Qiu" w:date="2016-06-17T13:31:00Z">
              <w:rPr>
                <w:rFonts w:ascii="Calibri" w:eastAsia="Times New Roman" w:hAnsi="Calibri" w:cs="Times New Roman"/>
                <w:i/>
              </w:rPr>
            </w:rPrChange>
          </w:rPr>
          <w:t>”</w:t>
        </w:r>
      </w:ins>
      <w:ins w:id="301" w:author="Min Qiu" w:date="2016-06-17T13:41:00Z">
        <w:r w:rsidR="00F721F2">
          <w:rPr>
            <w:rFonts w:cs="Helvetica"/>
            <w:color w:val="333333"/>
          </w:rPr>
          <w:t>, for user predicted as Non-Churn user, the webpage will display “</w:t>
        </w:r>
      </w:ins>
      <w:ins w:id="302" w:author="Min Qiu" w:date="2016-06-17T13:42:00Z">
        <w:r w:rsidR="00F721F2" w:rsidRPr="00F721F2">
          <w:rPr>
            <w:rFonts w:cs="Helvetica"/>
            <w:color w:val="333333"/>
          </w:rPr>
          <w:t>Thank you for being our loyal customer!</w:t>
        </w:r>
      </w:ins>
      <w:ins w:id="303" w:author="Min Qiu" w:date="2016-06-17T13:41:00Z">
        <w:r w:rsidR="00F721F2">
          <w:rPr>
            <w:rFonts w:cs="Helvetica"/>
            <w:color w:val="333333"/>
          </w:rPr>
          <w:t>”</w:t>
        </w:r>
      </w:ins>
    </w:p>
    <w:p w14:paraId="4569BC97" w14:textId="2A4E3C32" w:rsidR="00287489" w:rsidRPr="008C6C59" w:rsidRDefault="00287489">
      <w:pPr>
        <w:ind w:firstLine="720"/>
        <w:rPr>
          <w:ins w:id="304" w:author="Min Qiu" w:date="2016-06-17T13:26:00Z"/>
          <w:rFonts w:cs="Helvetica"/>
          <w:color w:val="333333"/>
          <w:rPrChange w:id="305" w:author="Min Qiu" w:date="2016-06-17T13:31:00Z">
            <w:rPr>
              <w:ins w:id="306" w:author="Min Qiu" w:date="2016-06-17T13:26:00Z"/>
              <w:rFonts w:ascii="Calibri" w:eastAsia="Times New Roman" w:hAnsi="Calibri" w:cs="Times New Roman"/>
              <w:i/>
            </w:rPr>
          </w:rPrChange>
        </w:rPr>
        <w:pPrChange w:id="307" w:author="Min Qiu" w:date="2016-06-17T12:59:00Z">
          <w:pPr>
            <w:pStyle w:val="Heading2"/>
          </w:pPr>
        </w:pPrChange>
      </w:pPr>
      <w:ins w:id="308" w:author="Min Qiu" w:date="2016-06-17T13:44:00Z">
        <w:r>
          <w:rPr>
            <w:rFonts w:cs="Helvetica"/>
            <w:noProof/>
            <w:color w:val="333333"/>
            <w:lang w:eastAsia="zh-CN"/>
          </w:rPr>
          <w:drawing>
            <wp:inline distT="0" distB="0" distL="0" distR="0" wp14:anchorId="1668219C" wp14:editId="431BA900">
              <wp:extent cx="5943600" cy="320230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JosephMart_pre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ins>
    </w:p>
    <w:p w14:paraId="4B9EB9DA" w14:textId="77777777" w:rsidR="008C6C59" w:rsidRPr="005413E9" w:rsidRDefault="008C6C59">
      <w:pPr>
        <w:ind w:firstLine="720"/>
        <w:rPr>
          <w:ins w:id="309" w:author="Min Qiu" w:date="2016-06-17T11:13:00Z"/>
          <w:rFonts w:ascii="Calibri" w:eastAsia="Times New Roman" w:hAnsi="Calibri" w:cs="Times New Roman"/>
          <w:i/>
          <w:rPrChange w:id="310" w:author="Min Qiu" w:date="2016-06-17T11:32:00Z">
            <w:rPr>
              <w:ins w:id="311" w:author="Min Qiu" w:date="2016-06-17T11:13:00Z"/>
            </w:rPr>
          </w:rPrChange>
        </w:rPr>
        <w:pPrChange w:id="312" w:author="Min Qiu" w:date="2016-06-17T12:59:00Z">
          <w:pPr>
            <w:pStyle w:val="Heading2"/>
          </w:pPr>
        </w:pPrChange>
      </w:pPr>
    </w:p>
    <w:p w14:paraId="19A6BEDB" w14:textId="2CF495C0" w:rsidR="00EF21B2" w:rsidRDefault="00EF21B2" w:rsidP="00C7089A"/>
    <w:p w14:paraId="3E21B773" w14:textId="5636EFE6" w:rsidR="00EF21B2" w:rsidRPr="00533C21" w:rsidRDefault="00795BCC" w:rsidP="00B71868">
      <w:pPr>
        <w:pStyle w:val="Heading1"/>
      </w:pPr>
      <w:r w:rsidRPr="00533C21">
        <w:lastRenderedPageBreak/>
        <w:t>VISUALIZATION</w:t>
      </w:r>
    </w:p>
    <w:p w14:paraId="3D4D0F01" w14:textId="66B75A04" w:rsidR="00533B0D" w:rsidRPr="006D507E" w:rsidRDefault="006C591B">
      <w:pPr>
        <w:ind w:firstLine="360"/>
        <w:rPr>
          <w:ins w:id="313" w:author="Katherine Zhao" w:date="2016-06-16T15:39:00Z"/>
          <w:rFonts w:ascii="Calibri" w:eastAsia="Times New Roman" w:hAnsi="Calibri" w:cs="Times New Roman"/>
          <w:color w:val="000000"/>
          <w:rPrChange w:id="314" w:author="Katherine Zhao" w:date="2016-06-16T16:17:00Z">
            <w:rPr>
              <w:ins w:id="315" w:author="Katherine Zhao" w:date="2016-06-16T15:39:00Z"/>
            </w:rPr>
          </w:rPrChange>
        </w:rPr>
        <w:pPrChange w:id="316" w:author="Katherine Zhao" w:date="2016-06-16T16:36:00Z">
          <w:pPr>
            <w:numPr>
              <w:numId w:val="22"/>
            </w:numPr>
            <w:shd w:val="clear" w:color="auto" w:fill="FFFFFF"/>
            <w:tabs>
              <w:tab w:val="num" w:pos="1080"/>
            </w:tabs>
            <w:spacing w:before="100" w:beforeAutospacing="1" w:after="150" w:line="360" w:lineRule="atLeast"/>
            <w:ind w:left="1080" w:hanging="360"/>
          </w:pPr>
        </w:pPrChange>
      </w:pPr>
      <w:r>
        <w:t xml:space="preserve">We provide two </w:t>
      </w:r>
      <w:del w:id="317" w:author="Katherine Zhao" w:date="2016-06-16T15:36:00Z">
        <w:r w:rsidDel="00C52305">
          <w:delText xml:space="preserve">ways </w:delText>
        </w:r>
      </w:del>
      <w:ins w:id="318" w:author="Katherine Zhao" w:date="2016-06-16T15:36:00Z">
        <w:r w:rsidR="00C52305">
          <w:t xml:space="preserve">approaches </w:t>
        </w:r>
      </w:ins>
      <w:r>
        <w:t>to do the visualization</w:t>
      </w:r>
      <w:ins w:id="319" w:author="Katherine Zhao" w:date="2016-06-16T15:36:00Z">
        <w:r w:rsidR="00C52305">
          <w:t>s</w:t>
        </w:r>
      </w:ins>
      <w:r>
        <w:t xml:space="preserve"> in this demo.</w:t>
      </w:r>
      <w:ins w:id="320" w:author="Katherine Zhao" w:date="2016-06-16T15:36:00Z">
        <w:r w:rsidR="00C52305">
          <w:t xml:space="preserve"> Both approaches </w:t>
        </w:r>
      </w:ins>
      <w:ins w:id="321" w:author="Katherine Zhao" w:date="2016-06-16T15:37:00Z">
        <w:r w:rsidR="00C52305">
          <w:t>use</w:t>
        </w:r>
      </w:ins>
      <w:ins w:id="322" w:author="Katherine Zhao" w:date="2016-06-16T15:36:00Z">
        <w:r w:rsidR="00C52305">
          <w:t xml:space="preserve"> PowerBI Desktop as the development tool to build reports and then </w:t>
        </w:r>
      </w:ins>
      <w:ins w:id="323" w:author="Katherine Zhao" w:date="2016-06-16T15:37:00Z">
        <w:r w:rsidR="00C52305">
          <w:t xml:space="preserve">publish the pre-build reports to PowerBI Online for building dashboards. </w:t>
        </w:r>
      </w:ins>
      <w:ins w:id="324" w:author="Katherine Zhao" w:date="2016-06-16T16:17:00Z">
        <w:r w:rsidR="006D507E">
          <w:rPr>
            <w:rFonts w:ascii="Calibri" w:eastAsia="Times New Roman" w:hAnsi="Calibri" w:cs="Times New Roman"/>
            <w:color w:val="000000"/>
          </w:rPr>
          <w:t>PowerBI Desktop has great capabilities of performing different data editing, transformation, joining and etc</w:t>
        </w:r>
      </w:ins>
      <w:ins w:id="325" w:author="Katherine Zhao" w:date="2016-06-16T16:18:00Z">
        <w:r w:rsidR="006D507E">
          <w:rPr>
            <w:rFonts w:ascii="Calibri" w:eastAsia="Times New Roman" w:hAnsi="Calibri" w:cs="Times New Roman"/>
            <w:color w:val="000000"/>
          </w:rPr>
          <w:t>.</w:t>
        </w:r>
      </w:ins>
      <w:ins w:id="326" w:author="Katherine Zhao" w:date="2016-06-16T16:17:00Z">
        <w:r w:rsidR="006D507E">
          <w:t xml:space="preserve"> and </w:t>
        </w:r>
      </w:ins>
      <w:ins w:id="327" w:author="Katherine Zhao" w:date="2016-06-16T15:39:00Z">
        <w:r w:rsidR="006D507E">
          <w:t xml:space="preserve">it </w:t>
        </w:r>
        <w:r w:rsidR="00533B0D">
          <w:t>has the flexibility of connecting to the following Azure products:</w:t>
        </w:r>
      </w:ins>
    </w:p>
    <w:p w14:paraId="54CE7291" w14:textId="77777777" w:rsidR="00533B0D" w:rsidRDefault="00533B0D">
      <w:pPr>
        <w:pStyle w:val="ListParagraph"/>
        <w:numPr>
          <w:ilvl w:val="0"/>
          <w:numId w:val="24"/>
        </w:numPr>
        <w:rPr>
          <w:ins w:id="328" w:author="Katherine Zhao" w:date="2016-06-16T15:39:00Z"/>
        </w:rPr>
        <w:pPrChange w:id="329" w:author="Katherine Zhao" w:date="2016-06-16T15:40:00Z">
          <w:pPr>
            <w:numPr>
              <w:numId w:val="22"/>
            </w:numPr>
            <w:shd w:val="clear" w:color="auto" w:fill="FFFFFF"/>
            <w:tabs>
              <w:tab w:val="num" w:pos="1080"/>
            </w:tabs>
            <w:spacing w:before="100" w:beforeAutospacing="1" w:after="150" w:line="360" w:lineRule="atLeast"/>
            <w:ind w:left="1080" w:hanging="360"/>
          </w:pPr>
        </w:pPrChange>
      </w:pPr>
      <w:ins w:id="330" w:author="Katherine Zhao" w:date="2016-06-16T15:39:00Z">
        <w:r w:rsidRPr="00533B0D">
          <w:rPr>
            <w:rPrChange w:id="331" w:author="Katherine Zhao" w:date="2016-06-16T15:39:00Z">
              <w:rPr>
                <w:rFonts w:ascii="Segoe UI" w:eastAsia="Times New Roman" w:hAnsi="Segoe UI" w:cs="Segoe UI"/>
                <w:color w:val="000000"/>
                <w:sz w:val="24"/>
                <w:szCs w:val="24"/>
                <w:lang w:eastAsia="zh-CN"/>
              </w:rPr>
            </w:rPrChange>
          </w:rPr>
          <w:t>Microsoft Azure SQL Database</w:t>
        </w:r>
      </w:ins>
    </w:p>
    <w:p w14:paraId="651FC150" w14:textId="77777777" w:rsidR="00DD64E6" w:rsidRDefault="00533B0D">
      <w:pPr>
        <w:pStyle w:val="ListParagraph"/>
        <w:numPr>
          <w:ilvl w:val="0"/>
          <w:numId w:val="23"/>
        </w:numPr>
        <w:rPr>
          <w:ins w:id="332" w:author="Katherine Zhao" w:date="2016-06-16T15:40:00Z"/>
        </w:rPr>
        <w:pPrChange w:id="333" w:author="Katherine Zhao" w:date="2016-06-16T15:40:00Z">
          <w:pPr>
            <w:numPr>
              <w:numId w:val="22"/>
            </w:numPr>
            <w:shd w:val="clear" w:color="auto" w:fill="FFFFFF"/>
            <w:tabs>
              <w:tab w:val="num" w:pos="1080"/>
            </w:tabs>
            <w:spacing w:before="100" w:beforeAutospacing="1" w:after="150" w:line="360" w:lineRule="atLeast"/>
            <w:ind w:left="1080" w:hanging="360"/>
          </w:pPr>
        </w:pPrChange>
      </w:pPr>
      <w:ins w:id="334" w:author="Katherine Zhao" w:date="2016-06-16T15:39:00Z">
        <w:r w:rsidRPr="00533B0D">
          <w:rPr>
            <w:rPrChange w:id="335" w:author="Katherine Zhao" w:date="2016-06-16T15:39:00Z">
              <w:rPr>
                <w:rFonts w:ascii="Segoe UI" w:eastAsia="Times New Roman" w:hAnsi="Segoe UI" w:cs="Segoe UI"/>
                <w:color w:val="000000"/>
                <w:sz w:val="24"/>
                <w:szCs w:val="24"/>
                <w:lang w:eastAsia="zh-CN"/>
              </w:rPr>
            </w:rPrChange>
          </w:rPr>
          <w:t>Microsoft Azure SQL Data Warehouse</w:t>
        </w:r>
      </w:ins>
    </w:p>
    <w:p w14:paraId="49904B0B" w14:textId="77777777" w:rsidR="00DD64E6" w:rsidRDefault="00533B0D">
      <w:pPr>
        <w:pStyle w:val="ListParagraph"/>
        <w:numPr>
          <w:ilvl w:val="0"/>
          <w:numId w:val="23"/>
        </w:numPr>
        <w:rPr>
          <w:ins w:id="336" w:author="Katherine Zhao" w:date="2016-06-16T15:40:00Z"/>
        </w:rPr>
        <w:pPrChange w:id="337" w:author="Katherine Zhao" w:date="2016-06-16T15:40:00Z">
          <w:pPr>
            <w:numPr>
              <w:numId w:val="22"/>
            </w:numPr>
            <w:shd w:val="clear" w:color="auto" w:fill="FFFFFF"/>
            <w:tabs>
              <w:tab w:val="num" w:pos="1080"/>
            </w:tabs>
            <w:spacing w:before="100" w:beforeAutospacing="1" w:after="150" w:line="360" w:lineRule="atLeast"/>
            <w:ind w:left="1080" w:hanging="360"/>
          </w:pPr>
        </w:pPrChange>
      </w:pPr>
      <w:ins w:id="338" w:author="Katherine Zhao" w:date="2016-06-16T15:39:00Z">
        <w:r w:rsidRPr="00533B0D">
          <w:rPr>
            <w:rPrChange w:id="339" w:author="Katherine Zhao" w:date="2016-06-16T15:39:00Z">
              <w:rPr>
                <w:rFonts w:ascii="Segoe UI" w:eastAsia="Times New Roman" w:hAnsi="Segoe UI" w:cs="Segoe UI"/>
                <w:color w:val="000000"/>
                <w:sz w:val="24"/>
                <w:szCs w:val="24"/>
                <w:lang w:eastAsia="zh-CN"/>
              </w:rPr>
            </w:rPrChange>
          </w:rPr>
          <w:t>Microsoft Azure Marketplace</w:t>
        </w:r>
      </w:ins>
    </w:p>
    <w:p w14:paraId="6D2A56F7" w14:textId="77777777" w:rsidR="00DD64E6" w:rsidRDefault="00533B0D">
      <w:pPr>
        <w:pStyle w:val="ListParagraph"/>
        <w:numPr>
          <w:ilvl w:val="0"/>
          <w:numId w:val="23"/>
        </w:numPr>
        <w:rPr>
          <w:ins w:id="340" w:author="Katherine Zhao" w:date="2016-06-16T15:40:00Z"/>
        </w:rPr>
        <w:pPrChange w:id="341" w:author="Katherine Zhao" w:date="2016-06-16T15:40:00Z">
          <w:pPr>
            <w:numPr>
              <w:numId w:val="22"/>
            </w:numPr>
            <w:shd w:val="clear" w:color="auto" w:fill="FFFFFF"/>
            <w:tabs>
              <w:tab w:val="num" w:pos="1080"/>
            </w:tabs>
            <w:spacing w:before="100" w:beforeAutospacing="1" w:after="150" w:line="360" w:lineRule="atLeast"/>
            <w:ind w:left="1080" w:hanging="360"/>
          </w:pPr>
        </w:pPrChange>
      </w:pPr>
      <w:ins w:id="342" w:author="Katherine Zhao" w:date="2016-06-16T15:39:00Z">
        <w:r w:rsidRPr="00533B0D">
          <w:rPr>
            <w:rPrChange w:id="343" w:author="Katherine Zhao" w:date="2016-06-16T15:39:00Z">
              <w:rPr>
                <w:rFonts w:ascii="Segoe UI" w:eastAsia="Times New Roman" w:hAnsi="Segoe UI" w:cs="Segoe UI"/>
                <w:color w:val="000000"/>
                <w:sz w:val="24"/>
                <w:szCs w:val="24"/>
                <w:lang w:eastAsia="zh-CN"/>
              </w:rPr>
            </w:rPrChange>
          </w:rPr>
          <w:t>Microsoft Azure HDInsight</w:t>
        </w:r>
      </w:ins>
    </w:p>
    <w:p w14:paraId="2821BC81" w14:textId="77777777" w:rsidR="00DD64E6" w:rsidRDefault="00533B0D">
      <w:pPr>
        <w:pStyle w:val="ListParagraph"/>
        <w:numPr>
          <w:ilvl w:val="0"/>
          <w:numId w:val="23"/>
        </w:numPr>
        <w:rPr>
          <w:ins w:id="344" w:author="Katherine Zhao" w:date="2016-06-16T15:40:00Z"/>
        </w:rPr>
        <w:pPrChange w:id="345" w:author="Katherine Zhao" w:date="2016-06-16T15:40:00Z">
          <w:pPr>
            <w:numPr>
              <w:numId w:val="22"/>
            </w:numPr>
            <w:shd w:val="clear" w:color="auto" w:fill="FFFFFF"/>
            <w:tabs>
              <w:tab w:val="num" w:pos="1080"/>
            </w:tabs>
            <w:spacing w:before="100" w:beforeAutospacing="1" w:after="150" w:line="360" w:lineRule="atLeast"/>
            <w:ind w:left="1080" w:hanging="360"/>
          </w:pPr>
        </w:pPrChange>
      </w:pPr>
      <w:ins w:id="346" w:author="Katherine Zhao" w:date="2016-06-16T15:39:00Z">
        <w:r w:rsidRPr="00533B0D">
          <w:rPr>
            <w:rPrChange w:id="347" w:author="Katherine Zhao" w:date="2016-06-16T15:39:00Z">
              <w:rPr>
                <w:rFonts w:ascii="Segoe UI" w:eastAsia="Times New Roman" w:hAnsi="Segoe UI" w:cs="Segoe UI"/>
                <w:color w:val="000000"/>
                <w:sz w:val="24"/>
                <w:szCs w:val="24"/>
                <w:lang w:eastAsia="zh-CN"/>
              </w:rPr>
            </w:rPrChange>
          </w:rPr>
          <w:t>Microsoft Azure Blob Storage</w:t>
        </w:r>
      </w:ins>
    </w:p>
    <w:p w14:paraId="2FC8A0E6" w14:textId="77777777" w:rsidR="00DD64E6" w:rsidRDefault="00533B0D">
      <w:pPr>
        <w:pStyle w:val="ListParagraph"/>
        <w:numPr>
          <w:ilvl w:val="0"/>
          <w:numId w:val="23"/>
        </w:numPr>
        <w:rPr>
          <w:ins w:id="348" w:author="Katherine Zhao" w:date="2016-06-16T15:40:00Z"/>
        </w:rPr>
        <w:pPrChange w:id="349" w:author="Katherine Zhao" w:date="2016-06-16T15:40:00Z">
          <w:pPr>
            <w:numPr>
              <w:numId w:val="22"/>
            </w:numPr>
            <w:shd w:val="clear" w:color="auto" w:fill="FFFFFF"/>
            <w:tabs>
              <w:tab w:val="num" w:pos="1080"/>
            </w:tabs>
            <w:spacing w:before="100" w:beforeAutospacing="1" w:after="150" w:line="360" w:lineRule="atLeast"/>
            <w:ind w:left="1080" w:hanging="360"/>
          </w:pPr>
        </w:pPrChange>
      </w:pPr>
      <w:ins w:id="350" w:author="Katherine Zhao" w:date="2016-06-16T15:39:00Z">
        <w:r w:rsidRPr="00533B0D">
          <w:rPr>
            <w:rPrChange w:id="351" w:author="Katherine Zhao" w:date="2016-06-16T15:39:00Z">
              <w:rPr>
                <w:rFonts w:ascii="Segoe UI" w:eastAsia="Times New Roman" w:hAnsi="Segoe UI" w:cs="Segoe UI"/>
                <w:color w:val="000000"/>
                <w:sz w:val="24"/>
                <w:szCs w:val="24"/>
                <w:lang w:eastAsia="zh-CN"/>
              </w:rPr>
            </w:rPrChange>
          </w:rPr>
          <w:t>Microsoft Azure Table Storage</w:t>
        </w:r>
      </w:ins>
    </w:p>
    <w:p w14:paraId="317E7DBD" w14:textId="77777777" w:rsidR="00DD64E6" w:rsidRDefault="00533B0D">
      <w:pPr>
        <w:pStyle w:val="ListParagraph"/>
        <w:numPr>
          <w:ilvl w:val="0"/>
          <w:numId w:val="23"/>
        </w:numPr>
        <w:rPr>
          <w:ins w:id="352" w:author="Katherine Zhao" w:date="2016-06-16T15:40:00Z"/>
        </w:rPr>
        <w:pPrChange w:id="353" w:author="Katherine Zhao" w:date="2016-06-16T15:40:00Z">
          <w:pPr>
            <w:numPr>
              <w:numId w:val="22"/>
            </w:numPr>
            <w:shd w:val="clear" w:color="auto" w:fill="FFFFFF"/>
            <w:tabs>
              <w:tab w:val="num" w:pos="1080"/>
            </w:tabs>
            <w:spacing w:before="100" w:beforeAutospacing="1" w:after="150" w:line="360" w:lineRule="atLeast"/>
            <w:ind w:left="1080" w:hanging="360"/>
          </w:pPr>
        </w:pPrChange>
      </w:pPr>
      <w:ins w:id="354" w:author="Katherine Zhao" w:date="2016-06-16T15:39:00Z">
        <w:r w:rsidRPr="00533B0D">
          <w:rPr>
            <w:rPrChange w:id="355" w:author="Katherine Zhao" w:date="2016-06-16T15:39:00Z">
              <w:rPr>
                <w:rFonts w:ascii="Segoe UI" w:eastAsia="Times New Roman" w:hAnsi="Segoe UI" w:cs="Segoe UI"/>
                <w:color w:val="000000"/>
                <w:sz w:val="24"/>
                <w:szCs w:val="24"/>
                <w:lang w:eastAsia="zh-CN"/>
              </w:rPr>
            </w:rPrChange>
          </w:rPr>
          <w:t>Azure HDInsight Spark (Beta)</w:t>
        </w:r>
      </w:ins>
    </w:p>
    <w:p w14:paraId="1A17CC34" w14:textId="77777777" w:rsidR="00DD64E6" w:rsidRDefault="00533B0D">
      <w:pPr>
        <w:pStyle w:val="ListParagraph"/>
        <w:numPr>
          <w:ilvl w:val="0"/>
          <w:numId w:val="23"/>
        </w:numPr>
        <w:rPr>
          <w:ins w:id="356" w:author="Katherine Zhao" w:date="2016-06-16T15:40:00Z"/>
        </w:rPr>
        <w:pPrChange w:id="357" w:author="Katherine Zhao" w:date="2016-06-16T15:40:00Z">
          <w:pPr>
            <w:numPr>
              <w:numId w:val="22"/>
            </w:numPr>
            <w:shd w:val="clear" w:color="auto" w:fill="FFFFFF"/>
            <w:tabs>
              <w:tab w:val="num" w:pos="1080"/>
            </w:tabs>
            <w:spacing w:before="100" w:beforeAutospacing="1" w:after="0" w:line="360" w:lineRule="atLeast"/>
            <w:ind w:left="1080" w:hanging="360"/>
          </w:pPr>
        </w:pPrChange>
      </w:pPr>
      <w:ins w:id="358" w:author="Katherine Zhao" w:date="2016-06-16T15:39:00Z">
        <w:r w:rsidRPr="00533B0D">
          <w:rPr>
            <w:rPrChange w:id="359" w:author="Katherine Zhao" w:date="2016-06-16T15:39:00Z">
              <w:rPr>
                <w:rFonts w:ascii="Segoe UI" w:eastAsia="Times New Roman" w:hAnsi="Segoe UI" w:cs="Segoe UI"/>
                <w:color w:val="000000"/>
                <w:sz w:val="24"/>
                <w:szCs w:val="24"/>
                <w:lang w:eastAsia="zh-CN"/>
              </w:rPr>
            </w:rPrChange>
          </w:rPr>
          <w:t>Microsoft Azure DocumentDB (Beta)</w:t>
        </w:r>
      </w:ins>
    </w:p>
    <w:p w14:paraId="3F44EDB4" w14:textId="068F29E3" w:rsidR="00533B0D" w:rsidRDefault="00533B0D">
      <w:pPr>
        <w:pStyle w:val="ListParagraph"/>
        <w:numPr>
          <w:ilvl w:val="0"/>
          <w:numId w:val="23"/>
        </w:numPr>
        <w:rPr>
          <w:ins w:id="360" w:author="Katherine Zhao" w:date="2016-06-16T15:40:00Z"/>
        </w:rPr>
        <w:pPrChange w:id="361" w:author="Katherine Zhao" w:date="2016-06-16T15:40:00Z">
          <w:pPr>
            <w:numPr>
              <w:numId w:val="22"/>
            </w:numPr>
            <w:shd w:val="clear" w:color="auto" w:fill="FFFFFF"/>
            <w:tabs>
              <w:tab w:val="num" w:pos="1080"/>
            </w:tabs>
            <w:spacing w:before="100" w:beforeAutospacing="1" w:after="0" w:line="360" w:lineRule="atLeast"/>
            <w:ind w:left="1080" w:hanging="360"/>
          </w:pPr>
        </w:pPrChange>
      </w:pPr>
      <w:ins w:id="362" w:author="Katherine Zhao" w:date="2016-06-16T15:39:00Z">
        <w:r w:rsidRPr="00533B0D">
          <w:rPr>
            <w:rPrChange w:id="363" w:author="Katherine Zhao" w:date="2016-06-16T15:39:00Z">
              <w:rPr>
                <w:rFonts w:ascii="Segoe UI" w:eastAsia="Times New Roman" w:hAnsi="Segoe UI" w:cs="Segoe UI"/>
                <w:color w:val="000000"/>
                <w:sz w:val="24"/>
                <w:szCs w:val="24"/>
                <w:lang w:eastAsia="zh-CN"/>
              </w:rPr>
            </w:rPrChange>
          </w:rPr>
          <w:t>Microsoft Azure Data Lake Store (Beta)</w:t>
        </w:r>
      </w:ins>
    </w:p>
    <w:p w14:paraId="149E39E7" w14:textId="5E214673" w:rsidR="00795BCC" w:rsidRDefault="006163AE">
      <w:pPr>
        <w:ind w:firstLine="360"/>
        <w:pPrChange w:id="364" w:author="Katherine Zhao" w:date="2016-06-16T16:37:00Z">
          <w:pPr/>
        </w:pPrChange>
      </w:pPr>
      <w:ins w:id="365" w:author="Katherine Zhao" w:date="2016-06-16T15:40:00Z">
        <w:r>
          <w:t xml:space="preserve">The two connections </w:t>
        </w:r>
      </w:ins>
      <w:ins w:id="366" w:author="Katherine Zhao" w:date="2016-06-16T15:41:00Z">
        <w:r>
          <w:t xml:space="preserve">we are using for the two approaches are: </w:t>
        </w:r>
        <w:r w:rsidRPr="0020644F">
          <w:rPr>
            <w:i/>
            <w:rPrChange w:id="367" w:author="Katherine Zhao" w:date="2016-06-16T15:41:00Z">
              <w:rPr/>
            </w:rPrChange>
          </w:rPr>
          <w:t>Microsoft Azure Blob Storage</w:t>
        </w:r>
        <w:r>
          <w:t xml:space="preserve"> and </w:t>
        </w:r>
        <w:r w:rsidRPr="0020644F">
          <w:rPr>
            <w:i/>
            <w:rPrChange w:id="368" w:author="Katherine Zhao" w:date="2016-06-16T15:41:00Z">
              <w:rPr/>
            </w:rPrChange>
          </w:rPr>
          <w:t>Azure HDInsight Spark (Beta)</w:t>
        </w:r>
        <w:r w:rsidR="0020644F">
          <w:t>.</w:t>
        </w:r>
      </w:ins>
    </w:p>
    <w:p w14:paraId="08CD70E4" w14:textId="1B6897CA" w:rsidR="006C591B" w:rsidRDefault="006C591B" w:rsidP="00F22E51">
      <w:pPr>
        <w:pStyle w:val="Heading2"/>
      </w:pPr>
      <w:r>
        <w:t xml:space="preserve">PoweBI </w:t>
      </w:r>
      <w:ins w:id="369" w:author="Katherine Zhao" w:date="2016-06-16T15:42:00Z">
        <w:r w:rsidR="000730FD">
          <w:t>D</w:t>
        </w:r>
      </w:ins>
      <w:del w:id="370" w:author="Katherine Zhao" w:date="2016-06-16T15:42:00Z">
        <w:r w:rsidDel="000730FD">
          <w:delText>d</w:delText>
        </w:r>
      </w:del>
      <w:r>
        <w:t>esktop</w:t>
      </w:r>
      <w:ins w:id="371" w:author="Katherine Zhao" w:date="2016-06-16T15:42:00Z">
        <w:r w:rsidR="00800086">
          <w:t xml:space="preserve"> with Blob Storage Connection</w:t>
        </w:r>
      </w:ins>
    </w:p>
    <w:p w14:paraId="7EE76005" w14:textId="171E7859" w:rsidR="00EB7CC0" w:rsidRDefault="00EB7CC0">
      <w:pPr>
        <w:ind w:firstLine="360"/>
        <w:pPrChange w:id="372" w:author="Katherine Zhao" w:date="2016-06-16T16:37:00Z">
          <w:pPr/>
        </w:pPrChange>
      </w:pPr>
      <w:r>
        <w:t>The demo come</w:t>
      </w:r>
      <w:ins w:id="373" w:author="Katherine Zhao" w:date="2016-06-16T15:58:00Z">
        <w:r w:rsidR="00D46819">
          <w:t>s</w:t>
        </w:r>
      </w:ins>
      <w:r>
        <w:t xml:space="preserve"> with a pre-</w:t>
      </w:r>
      <w:del w:id="374" w:author="Katherine Zhao" w:date="2016-06-16T15:43:00Z">
        <w:r w:rsidDel="00F113D2">
          <w:delText xml:space="preserve">create </w:delText>
        </w:r>
      </w:del>
      <w:ins w:id="375" w:author="Katherine Zhao" w:date="2016-06-16T15:43:00Z">
        <w:r w:rsidR="00F113D2">
          <w:t xml:space="preserve">build </w:t>
        </w:r>
      </w:ins>
      <w:r>
        <w:t>PowerBI desktop file</w:t>
      </w:r>
      <w:ins w:id="376" w:author="Katherine Zhao" w:date="2016-06-16T15:43:00Z">
        <w:r w:rsidR="00F113D2">
          <w:t xml:space="preserve"> (</w:t>
        </w:r>
      </w:ins>
      <w:ins w:id="377" w:author="Katherine Zhao" w:date="2016-06-16T15:44:00Z">
        <w:r w:rsidR="00F113D2" w:rsidRPr="00F113D2">
          <w:rPr>
            <w:i/>
            <w:rPrChange w:id="378" w:author="Katherine Zhao" w:date="2016-06-16T15:44:00Z">
              <w:rPr/>
            </w:rPrChange>
          </w:rPr>
          <w:t>Customer_Churn_Report (Blob).pbix</w:t>
        </w:r>
      </w:ins>
      <w:ins w:id="379" w:author="Katherine Zhao" w:date="2016-06-16T15:43:00Z">
        <w:r w:rsidR="00F113D2">
          <w:t>)</w:t>
        </w:r>
      </w:ins>
      <w:ins w:id="380" w:author="Katherine Zhao" w:date="2016-06-16T15:59:00Z">
        <w:r w:rsidR="00D045A7">
          <w:t xml:space="preserve"> that has the connection to Blob Storage</w:t>
        </w:r>
      </w:ins>
      <w:ins w:id="381" w:author="Katherine Zhao" w:date="2016-06-16T16:00:00Z">
        <w:r w:rsidR="002500F1">
          <w:t>.</w:t>
        </w:r>
      </w:ins>
      <w:del w:id="382" w:author="Katherine Zhao" w:date="2016-06-16T16:00:00Z">
        <w:r w:rsidR="00594C18" w:rsidDel="002500F1">
          <w:delText>,</w:delText>
        </w:r>
      </w:del>
      <w:r w:rsidR="00594C18">
        <w:t xml:space="preserve"> </w:t>
      </w:r>
      <w:ins w:id="383" w:author="Katherine Zhao" w:date="2016-06-16T16:00:00Z">
        <w:r w:rsidR="002500F1">
          <w:t>Y</w:t>
        </w:r>
      </w:ins>
      <w:del w:id="384" w:author="Katherine Zhao" w:date="2016-06-16T16:00:00Z">
        <w:r w:rsidR="00594C18" w:rsidDel="002500F1">
          <w:delText>y</w:delText>
        </w:r>
      </w:del>
      <w:r w:rsidR="00594C18">
        <w:t>ou only need to change the connection information to connect to the data source from the live demo.</w:t>
      </w:r>
    </w:p>
    <w:p w14:paraId="5762504E" w14:textId="1381B7EC" w:rsidR="00567F55" w:rsidRPr="00CE774D" w:rsidRDefault="00E05008">
      <w:pPr>
        <w:ind w:firstLine="360"/>
        <w:rPr>
          <w:rFonts w:ascii="Calibri" w:eastAsia="Times New Roman" w:hAnsi="Calibri" w:cs="Times New Roman"/>
          <w:i/>
          <w:color w:val="2E74B5" w:themeColor="accent1" w:themeShade="BF"/>
        </w:rPr>
        <w:pPrChange w:id="385" w:author="Katherine Zhao" w:date="2016-06-16T16:37:00Z">
          <w:pPr/>
        </w:pPrChange>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ins w:id="386" w:author="Katherine Zhao" w:date="2016-06-16T16:02:00Z">
        <w:r w:rsidR="00E40E9B">
          <w:rPr>
            <w:rFonts w:ascii="Calibri" w:eastAsia="Times New Roman" w:hAnsi="Calibri" w:cs="Times New Roman"/>
            <w:i/>
            <w:color w:val="2E74B5" w:themeColor="accent1" w:themeShade="BF"/>
          </w:rPr>
          <w:t>“</w:t>
        </w:r>
      </w:ins>
      <w:r w:rsidRPr="00E05008">
        <w:rPr>
          <w:rFonts w:ascii="Calibri" w:eastAsia="Times New Roman" w:hAnsi="Calibri" w:cs="Times New Roman"/>
          <w:i/>
          <w:color w:val="2E74B5" w:themeColor="accent1" w:themeShade="BF"/>
        </w:rPr>
        <w:t>Customer_Churn_Report</w:t>
      </w:r>
      <w:ins w:id="387" w:author="Katherine Zhao" w:date="2016-06-16T15:44:00Z">
        <w:r w:rsidR="003C3713">
          <w:rPr>
            <w:rFonts w:ascii="Calibri" w:eastAsia="Times New Roman" w:hAnsi="Calibri" w:cs="Times New Roman"/>
            <w:i/>
            <w:color w:val="2E74B5" w:themeColor="accent1" w:themeShade="BF"/>
          </w:rPr>
          <w:t xml:space="preserve"> (Blob)</w:t>
        </w:r>
      </w:ins>
      <w:r>
        <w:rPr>
          <w:rFonts w:ascii="Calibri" w:eastAsia="Times New Roman" w:hAnsi="Calibri" w:cs="Times New Roman"/>
          <w:i/>
          <w:color w:val="2E74B5" w:themeColor="accent1" w:themeShade="BF"/>
        </w:rPr>
        <w:t>.pbix</w:t>
      </w:r>
      <w:ins w:id="388" w:author="Katherine Zhao" w:date="2016-06-16T16:02:00Z">
        <w:r w:rsidR="00E40E9B">
          <w:rPr>
            <w:rFonts w:ascii="Calibri" w:eastAsia="Times New Roman" w:hAnsi="Calibri" w:cs="Times New Roman"/>
            <w:i/>
            <w:color w:val="2E74B5" w:themeColor="accent1" w:themeShade="BF"/>
          </w:rPr>
          <w:t>”</w:t>
        </w:r>
      </w:ins>
      <w:r>
        <w:rPr>
          <w:rFonts w:ascii="Calibri" w:eastAsia="Times New Roman" w:hAnsi="Calibri" w:cs="Times New Roman"/>
          <w:i/>
          <w:color w:val="2E74B5" w:themeColor="accent1" w:themeShade="BF"/>
        </w:rPr>
        <w:t xml:space="preserve"> under </w:t>
      </w:r>
      <w:r w:rsidRPr="00E05008">
        <w:rPr>
          <w:rFonts w:ascii="Calibri" w:eastAsia="Times New Roman" w:hAnsi="Calibri" w:cs="Times New Roman"/>
          <w:i/>
          <w:color w:val="2E74B5" w:themeColor="accent1" w:themeShade="BF"/>
        </w:rPr>
        <w:t>PowerBIDesktop</w:t>
      </w:r>
      <w:r>
        <w:rPr>
          <w:rFonts w:ascii="Calibri" w:eastAsia="Times New Roman" w:hAnsi="Calibri" w:cs="Times New Roman"/>
          <w:i/>
          <w:color w:val="2E74B5" w:themeColor="accent1" w:themeShade="BF"/>
        </w:rPr>
        <w:t xml:space="preserve"> folder in the solution explorer, it will open the PowerBI desktop.</w:t>
      </w:r>
    </w:p>
    <w:p w14:paraId="02DF92BA" w14:textId="5DA5E8F9" w:rsidR="00CF79BE" w:rsidDel="00863580" w:rsidRDefault="001F6FD5" w:rsidP="00CF79BE">
      <w:pPr>
        <w:pStyle w:val="Heading3"/>
        <w:rPr>
          <w:del w:id="389" w:author="Katherine Zhao" w:date="2016-06-16T16:12:00Z"/>
        </w:rPr>
      </w:pPr>
      <w:ins w:id="390" w:author="Katherine Zhao" w:date="2016-06-16T16:37:00Z">
        <w:r>
          <w:t xml:space="preserve">        </w:t>
        </w:r>
      </w:ins>
      <w:del w:id="391" w:author="Katherine Zhao" w:date="2016-06-16T16:12:00Z">
        <w:r w:rsidR="00CF79BE" w:rsidDel="00863580">
          <w:delText>Change connection</w:delText>
        </w:r>
      </w:del>
    </w:p>
    <w:p w14:paraId="7679F14C" w14:textId="269B810D" w:rsidR="00E05008" w:rsidRDefault="002A6CE0" w:rsidP="00E05008">
      <w:r w:rsidRPr="002A6CE0">
        <w:t>First of all, let’s change the connection info first</w:t>
      </w:r>
      <w:r>
        <w:t xml:space="preserve"> by following the instruction below.</w:t>
      </w:r>
    </w:p>
    <w:p w14:paraId="2F76F745" w14:textId="5F13D921" w:rsidR="002A6CE0" w:rsidRDefault="002A6CE0" w:rsidP="003052D9">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PowerB</w:t>
      </w:r>
      <w:del w:id="392" w:author="Min Qiu" w:date="2016-06-16T12:03:00Z">
        <w:r w:rsidDel="00586EAC">
          <w:rPr>
            <w:rFonts w:ascii="Calibri" w:eastAsia="Times New Roman" w:hAnsi="Calibri" w:cs="Times New Roman"/>
            <w:i/>
            <w:color w:val="2E74B5" w:themeColor="accent1" w:themeShade="BF"/>
          </w:rPr>
          <w:delText>i</w:delText>
        </w:r>
      </w:del>
      <w:ins w:id="393" w:author="Min Qiu" w:date="2016-06-16T12:03:00Z">
        <w:r w:rsidR="00586EAC">
          <w:rPr>
            <w:rFonts w:ascii="Calibri" w:eastAsia="Times New Roman" w:hAnsi="Calibri" w:cs="Times New Roman"/>
            <w:i/>
            <w:color w:val="2E74B5" w:themeColor="accent1" w:themeShade="BF"/>
          </w:rPr>
          <w:t>I</w:t>
        </w:r>
      </w:ins>
      <w:r>
        <w:rPr>
          <w:rFonts w:ascii="Calibri" w:eastAsia="Times New Roman" w:hAnsi="Calibri" w:cs="Times New Roman"/>
          <w:i/>
          <w:color w:val="2E74B5" w:themeColor="accent1" w:themeShade="BF"/>
        </w:rPr>
        <w:t xml:space="preserve"> desktop, click </w:t>
      </w:r>
      <w:del w:id="394" w:author="Min Qiu" w:date="2016-06-16T12:03:00Z">
        <w:r w:rsidDel="00586EAC">
          <w:rPr>
            <w:rFonts w:ascii="Calibri" w:eastAsia="Times New Roman" w:hAnsi="Calibri" w:cs="Times New Roman"/>
            <w:i/>
            <w:color w:val="2E74B5" w:themeColor="accent1" w:themeShade="BF"/>
          </w:rPr>
          <w:delText>click</w:delText>
        </w:r>
      </w:del>
      <w:r>
        <w:rPr>
          <w:rFonts w:ascii="Calibri" w:eastAsia="Times New Roman" w:hAnsi="Calibri" w:cs="Times New Roman"/>
          <w:i/>
          <w:color w:val="2E74B5" w:themeColor="accent1" w:themeShade="BF"/>
        </w:rPr>
        <w:t xml:space="preserve"> “Edit Queries” after open the file </w:t>
      </w:r>
      <w:ins w:id="395" w:author="Katherine Zhao" w:date="2016-06-16T16:01:00Z">
        <w:r w:rsidR="00A67A5A">
          <w:rPr>
            <w:rFonts w:ascii="Calibri" w:eastAsia="Times New Roman" w:hAnsi="Calibri" w:cs="Times New Roman"/>
            <w:i/>
            <w:color w:val="2E74B5" w:themeColor="accent1" w:themeShade="BF"/>
          </w:rPr>
          <w:t>“</w:t>
        </w:r>
      </w:ins>
      <w:r w:rsidRPr="00E05008">
        <w:rPr>
          <w:rFonts w:ascii="Calibri" w:eastAsia="Times New Roman" w:hAnsi="Calibri" w:cs="Times New Roman"/>
          <w:i/>
          <w:color w:val="2E74B5" w:themeColor="accent1" w:themeShade="BF"/>
        </w:rPr>
        <w:t>Customer_Churn_Report</w:t>
      </w:r>
      <w:ins w:id="396" w:author="Katherine Zhao" w:date="2016-06-16T15:44:00Z">
        <w:r w:rsidR="003C3713">
          <w:rPr>
            <w:rFonts w:ascii="Calibri" w:eastAsia="Times New Roman" w:hAnsi="Calibri" w:cs="Times New Roman"/>
            <w:i/>
            <w:color w:val="2E74B5" w:themeColor="accent1" w:themeShade="BF"/>
          </w:rPr>
          <w:t xml:space="preserve"> (Blob)</w:t>
        </w:r>
      </w:ins>
      <w:r>
        <w:rPr>
          <w:rFonts w:ascii="Calibri" w:eastAsia="Times New Roman" w:hAnsi="Calibri" w:cs="Times New Roman"/>
          <w:i/>
          <w:color w:val="2E74B5" w:themeColor="accent1" w:themeShade="BF"/>
        </w:rPr>
        <w:t>.pbix</w:t>
      </w:r>
      <w:ins w:id="397" w:author="Katherine Zhao" w:date="2016-06-16T16:01:00Z">
        <w:r w:rsidR="00A67A5A">
          <w:rPr>
            <w:rFonts w:ascii="Calibri" w:eastAsia="Times New Roman" w:hAnsi="Calibri" w:cs="Times New Roman"/>
            <w:i/>
            <w:color w:val="2E74B5" w:themeColor="accent1" w:themeShade="BF"/>
          </w:rPr>
          <w:t>”</w:t>
        </w:r>
      </w:ins>
      <w:r>
        <w:rPr>
          <w:rFonts w:ascii="Calibri" w:eastAsia="Times New Roman" w:hAnsi="Calibri" w:cs="Times New Roman"/>
          <w:i/>
          <w:color w:val="2E74B5" w:themeColor="accent1" w:themeShade="BF"/>
        </w:rPr>
        <w:t>.</w:t>
      </w:r>
    </w:p>
    <w:p w14:paraId="7AB9C0B2" w14:textId="201586A8" w:rsidR="002A6CE0" w:rsidRDefault="002A6CE0" w:rsidP="003052D9">
      <w:pPr>
        <w:ind w:firstLine="360"/>
        <w:rPr>
          <w:rFonts w:ascii="Calibri" w:eastAsia="Times New Roman" w:hAnsi="Calibri" w:cs="Times New Roman"/>
          <w:i/>
          <w:color w:val="2E74B5" w:themeColor="accent1" w:themeShade="BF"/>
        </w:rPr>
      </w:pPr>
      <w:del w:id="398" w:author="Katherine Zhao" w:date="2016-06-16T15:52:00Z">
        <w:r w:rsidDel="00ED2CDB">
          <w:rPr>
            <w:rFonts w:ascii="Calibri" w:eastAsia="Times New Roman" w:hAnsi="Calibri" w:cs="Times New Roman"/>
            <w:i/>
            <w:noProof/>
            <w:color w:val="2E74B5" w:themeColor="accent1" w:themeShade="BF"/>
            <w:lang w:eastAsia="zh-CN"/>
          </w:rPr>
          <w:drawing>
            <wp:inline distT="0" distB="0" distL="0" distR="0" wp14:anchorId="17F7BA7B" wp14:editId="46387BBA">
              <wp:extent cx="5943600" cy="1347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BI_change_connectio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inline>
          </w:drawing>
        </w:r>
      </w:del>
      <w:ins w:id="399" w:author="Katherine Zhao" w:date="2016-06-16T15:52:00Z">
        <w:r w:rsidR="00ED2CDB">
          <w:rPr>
            <w:rFonts w:ascii="Calibri" w:eastAsia="Times New Roman" w:hAnsi="Calibri" w:cs="Times New Roman"/>
            <w:i/>
            <w:noProof/>
            <w:color w:val="2E74B5" w:themeColor="accent1" w:themeShade="BF"/>
            <w:lang w:eastAsia="zh-CN"/>
          </w:rPr>
          <w:drawing>
            <wp:inline distT="0" distB="0" distL="0" distR="0" wp14:anchorId="74DBB0F9" wp14:editId="64B9C659">
              <wp:extent cx="5320455" cy="141466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change_connection_blob.PNG"/>
                      <pic:cNvPicPr/>
                    </pic:nvPicPr>
                    <pic:blipFill>
                      <a:blip r:embed="rId66">
                        <a:extLst>
                          <a:ext uri="{28A0092B-C50C-407E-A947-70E740481C1C}">
                            <a14:useLocalDpi xmlns:a14="http://schemas.microsoft.com/office/drawing/2010/main" val="0"/>
                          </a:ext>
                        </a:extLst>
                      </a:blip>
                      <a:stretch>
                        <a:fillRect/>
                      </a:stretch>
                    </pic:blipFill>
                    <pic:spPr>
                      <a:xfrm>
                        <a:off x="0" y="0"/>
                        <a:ext cx="5320455" cy="1414660"/>
                      </a:xfrm>
                      <a:prstGeom prst="rect">
                        <a:avLst/>
                      </a:prstGeom>
                    </pic:spPr>
                  </pic:pic>
                </a:graphicData>
              </a:graphic>
            </wp:inline>
          </w:drawing>
        </w:r>
      </w:ins>
    </w:p>
    <w:p w14:paraId="07F4EF3F" w14:textId="0B7A45E0" w:rsidR="002A6CE0" w:rsidRDefault="002A6CE0" w:rsidP="003052D9">
      <w:pPr>
        <w:ind w:firstLine="360"/>
      </w:pPr>
      <w:r w:rsidRPr="002A6CE0">
        <w:t>This will open “Query Editor” Window</w:t>
      </w:r>
      <w:r>
        <w:t xml:space="preserve">. In the left panel, it lists 5 queries.  </w:t>
      </w:r>
    </w:p>
    <w:p w14:paraId="6CD75A0B" w14:textId="3B7C9F2E" w:rsidR="002A6CE0" w:rsidRPr="002A6CE0" w:rsidRDefault="002A6CE0" w:rsidP="003052D9">
      <w:pPr>
        <w:ind w:firstLine="360"/>
        <w:rPr>
          <w:rFonts w:ascii="Calibri" w:eastAsia="Times New Roman" w:hAnsi="Calibri" w:cs="Times New Roman"/>
          <w:i/>
          <w:color w:val="2E74B5" w:themeColor="accent1" w:themeShade="BF"/>
        </w:rPr>
      </w:pPr>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w:t>
      </w:r>
      <w:r w:rsidR="007C3A9E">
        <w:rPr>
          <w:rFonts w:ascii="Calibri" w:eastAsia="Times New Roman" w:hAnsi="Calibri" w:cs="Times New Roman"/>
          <w:i/>
          <w:color w:val="2E74B5" w:themeColor="accent1" w:themeShade="BF"/>
        </w:rPr>
        <w:t>e</w:t>
      </w:r>
      <w:r>
        <w:rPr>
          <w:rFonts w:ascii="Calibri" w:eastAsia="Times New Roman" w:hAnsi="Calibri" w:cs="Times New Roman"/>
          <w:i/>
          <w:color w:val="2E74B5" w:themeColor="accent1" w:themeShade="BF"/>
        </w:rPr>
        <w:t>nu.</w:t>
      </w:r>
    </w:p>
    <w:p w14:paraId="500BF381" w14:textId="1E0D04B9" w:rsidR="002A6CE0" w:rsidRPr="002A6CE0" w:rsidRDefault="002A6CE0" w:rsidP="003052D9">
      <w:pPr>
        <w:ind w:firstLine="360"/>
      </w:pPr>
      <w:del w:id="400" w:author="Katherine Zhao" w:date="2016-06-16T15:55:00Z">
        <w:r w:rsidDel="00686CF7">
          <w:rPr>
            <w:noProof/>
            <w:lang w:eastAsia="zh-CN"/>
          </w:rPr>
          <w:lastRenderedPageBreak/>
          <w:drawing>
            <wp:inline distT="0" distB="0" distL="0" distR="0" wp14:anchorId="6E389665" wp14:editId="34478446">
              <wp:extent cx="5544324" cy="317226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BI_change_connection_query.png"/>
                      <pic:cNvPicPr/>
                    </pic:nvPicPr>
                    <pic:blipFill>
                      <a:blip r:embed="rId67">
                        <a:extLst>
                          <a:ext uri="{28A0092B-C50C-407E-A947-70E740481C1C}">
                            <a14:useLocalDpi xmlns:a14="http://schemas.microsoft.com/office/drawing/2010/main" val="0"/>
                          </a:ext>
                        </a:extLst>
                      </a:blip>
                      <a:stretch>
                        <a:fillRect/>
                      </a:stretch>
                    </pic:blipFill>
                    <pic:spPr>
                      <a:xfrm>
                        <a:off x="0" y="0"/>
                        <a:ext cx="5544324" cy="3172268"/>
                      </a:xfrm>
                      <a:prstGeom prst="rect">
                        <a:avLst/>
                      </a:prstGeom>
                    </pic:spPr>
                  </pic:pic>
                </a:graphicData>
              </a:graphic>
            </wp:inline>
          </w:drawing>
        </w:r>
      </w:del>
      <w:ins w:id="401" w:author="Katherine Zhao" w:date="2016-06-16T15:55:00Z">
        <w:r w:rsidR="00686CF7">
          <w:rPr>
            <w:noProof/>
            <w:lang w:eastAsia="zh-CN"/>
          </w:rPr>
          <w:drawing>
            <wp:inline distT="0" distB="0" distL="0" distR="0" wp14:anchorId="747AE746" wp14:editId="7FD5DAED">
              <wp:extent cx="5734850" cy="3119873"/>
              <wp:effectExtent l="0" t="0" r="0" b="444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edit_query_blob.PNG"/>
                      <pic:cNvPicPr/>
                    </pic:nvPicPr>
                    <pic:blipFill>
                      <a:blip r:embed="rId68">
                        <a:extLst>
                          <a:ext uri="{28A0092B-C50C-407E-A947-70E740481C1C}">
                            <a14:useLocalDpi xmlns:a14="http://schemas.microsoft.com/office/drawing/2010/main" val="0"/>
                          </a:ext>
                        </a:extLst>
                      </a:blip>
                      <a:stretch>
                        <a:fillRect/>
                      </a:stretch>
                    </pic:blipFill>
                    <pic:spPr>
                      <a:xfrm>
                        <a:off x="0" y="0"/>
                        <a:ext cx="5734850" cy="3119873"/>
                      </a:xfrm>
                      <a:prstGeom prst="rect">
                        <a:avLst/>
                      </a:prstGeom>
                    </pic:spPr>
                  </pic:pic>
                </a:graphicData>
              </a:graphic>
            </wp:inline>
          </w:drawing>
        </w:r>
      </w:ins>
    </w:p>
    <w:p w14:paraId="1CE236CF" w14:textId="124A279D" w:rsidR="002A6CE0" w:rsidRDefault="00686E6E" w:rsidP="003052D9">
      <w:pPr>
        <w:ind w:firstLine="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Change all the storage name</w:t>
      </w:r>
      <w:r w:rsidR="007A3694">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 xml:space="preserve"> in the query</w:t>
      </w:r>
    </w:p>
    <w:p w14:paraId="7C9CCF3B" w14:textId="7BD69F27" w:rsidR="00686E6E" w:rsidRDefault="007A3694" w:rsidP="00686E6E">
      <w:pPr>
        <w:ind w:firstLine="360"/>
        <w:jc w:val="both"/>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73A482DE" wp14:editId="096362E9">
            <wp:extent cx="5943600" cy="198691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BI_change_connection_storagenam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428B78E1" w14:textId="10105DED" w:rsidR="00010569" w:rsidRDefault="00010569" w:rsidP="00010569">
      <w:pPr>
        <w:ind w:firstLine="360"/>
        <w:rPr>
          <w:rFonts w:ascii="Calibri" w:eastAsia="Times New Roman" w:hAnsi="Calibri" w:cs="Times New Roman"/>
          <w:i/>
          <w:color w:val="2E74B5" w:themeColor="accent1" w:themeShade="BF"/>
        </w:rPr>
      </w:pPr>
      <w:r w:rsidRPr="00010569">
        <w:rPr>
          <w:rFonts w:ascii="Calibri" w:eastAsia="Times New Roman" w:hAnsi="Calibri" w:cs="Times New Roman"/>
          <w:i/>
          <w:color w:val="2E74B5" w:themeColor="accent1" w:themeShade="BF"/>
        </w:rPr>
        <w:t xml:space="preserve">Provide </w:t>
      </w:r>
      <w:r w:rsidR="00DE7CB0" w:rsidRPr="00010569">
        <w:rPr>
          <w:rFonts w:ascii="Calibri" w:eastAsia="Times New Roman" w:hAnsi="Calibri" w:cs="Times New Roman"/>
          <w:i/>
          <w:color w:val="2E74B5" w:themeColor="accent1" w:themeShade="BF"/>
        </w:rPr>
        <w:t>credentials</w:t>
      </w:r>
      <w:r w:rsidR="00DE7CB0">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storage key)</w:t>
      </w:r>
      <w:r w:rsidRPr="00010569">
        <w:rPr>
          <w:rFonts w:ascii="Calibri" w:eastAsia="Times New Roman" w:hAnsi="Calibri" w:cs="Times New Roman"/>
          <w:i/>
          <w:color w:val="2E74B5" w:themeColor="accent1" w:themeShade="BF"/>
        </w:rPr>
        <w:t xml:space="preserve"> if you see this</w:t>
      </w:r>
    </w:p>
    <w:p w14:paraId="77E781C1" w14:textId="1D00965E" w:rsidR="00010569" w:rsidRPr="00010569" w:rsidRDefault="00010569" w:rsidP="00010569">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3A955C88" wp14:editId="32B8CB67">
            <wp:extent cx="5355215" cy="287771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70">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p>
    <w:p w14:paraId="62CEC398" w14:textId="26B617F6" w:rsidR="00DE7CB0" w:rsidRPr="00DE7CB0" w:rsidRDefault="00DE7CB0" w:rsidP="00DE7CB0">
      <w:pPr>
        <w:ind w:firstLine="360"/>
        <w:rPr>
          <w:rFonts w:ascii="Calibri" w:eastAsia="Times New Roman" w:hAnsi="Calibri" w:cs="Times New Roman"/>
          <w:i/>
          <w:color w:val="2E74B5" w:themeColor="accent1" w:themeShade="BF"/>
        </w:rPr>
      </w:pPr>
      <w:r w:rsidRPr="00DE7CB0">
        <w:rPr>
          <w:rFonts w:ascii="Calibri" w:eastAsia="Times New Roman" w:hAnsi="Calibri" w:cs="Times New Roman"/>
          <w:i/>
          <w:color w:val="2E74B5" w:themeColor="accent1" w:themeShade="BF"/>
        </w:rPr>
        <w:t>Click “Refresh Preview” -&gt; “Refresh All”</w:t>
      </w:r>
    </w:p>
    <w:p w14:paraId="32C1EEC4" w14:textId="51EDDCA7" w:rsidR="00DE7CB0" w:rsidRDefault="00DE7CB0" w:rsidP="00DE7CB0">
      <w:pPr>
        <w:ind w:firstLine="360"/>
      </w:pPr>
      <w:r w:rsidRPr="00DE7CB0">
        <w:t>This will refresh the data and dashboard</w:t>
      </w:r>
    </w:p>
    <w:p w14:paraId="55328659" w14:textId="77777777" w:rsidR="00077C96" w:rsidRDefault="00144D99">
      <w:pPr>
        <w:ind w:left="360"/>
        <w:rPr>
          <w:ins w:id="402" w:author="Katherine Zhao" w:date="2016-06-15T14:22:00Z"/>
          <w:rFonts w:ascii="Calibri" w:eastAsia="Times New Roman" w:hAnsi="Calibri" w:cs="Times New Roman"/>
          <w:i/>
          <w:color w:val="2E74B5" w:themeColor="accent1" w:themeShade="BF"/>
        </w:rPr>
        <w:pPrChange w:id="403" w:author="Katherine Zhao" w:date="2016-06-15T14:22:00Z">
          <w:pPr>
            <w:ind w:firstLine="360"/>
          </w:pPr>
        </w:pPrChange>
      </w:pPr>
      <w:r w:rsidRPr="007F26A8">
        <w:rPr>
          <w:rFonts w:ascii="Calibri" w:eastAsia="Times New Roman" w:hAnsi="Calibri" w:cs="Times New Roman"/>
          <w:i/>
          <w:color w:val="2E74B5" w:themeColor="accent1" w:themeShade="BF"/>
        </w:rPr>
        <w:t xml:space="preserve">Click </w:t>
      </w:r>
      <w:r w:rsidR="007F26A8" w:rsidRPr="007F26A8">
        <w:rPr>
          <w:rFonts w:ascii="Calibri" w:eastAsia="Times New Roman" w:hAnsi="Calibri" w:cs="Times New Roman"/>
          <w:i/>
          <w:color w:val="2E74B5" w:themeColor="accent1" w:themeShade="BF"/>
        </w:rPr>
        <w:t>“C</w:t>
      </w:r>
      <w:r w:rsidR="00216119">
        <w:rPr>
          <w:rFonts w:ascii="Calibri" w:eastAsia="Times New Roman" w:hAnsi="Calibri" w:cs="Times New Roman"/>
          <w:i/>
          <w:color w:val="2E74B5" w:themeColor="accent1" w:themeShade="BF"/>
        </w:rPr>
        <w:t>l</w:t>
      </w:r>
      <w:r w:rsidR="007F26A8" w:rsidRPr="007F26A8">
        <w:rPr>
          <w:rFonts w:ascii="Calibri" w:eastAsia="Times New Roman" w:hAnsi="Calibri" w:cs="Times New Roman"/>
          <w:i/>
          <w:color w:val="2E74B5" w:themeColor="accent1" w:themeShade="BF"/>
        </w:rPr>
        <w:t>ose &amp; Apply” to save the changes of the queries</w:t>
      </w:r>
      <w:ins w:id="404" w:author="Katherine Zhao" w:date="2016-06-15T14:21:00Z">
        <w:r w:rsidR="009E3026">
          <w:rPr>
            <w:rFonts w:ascii="Calibri" w:eastAsia="Times New Roman" w:hAnsi="Calibri" w:cs="Times New Roman"/>
            <w:i/>
            <w:color w:val="2E74B5" w:themeColor="accent1" w:themeShade="BF"/>
          </w:rPr>
          <w:t>.</w:t>
        </w:r>
      </w:ins>
    </w:p>
    <w:p w14:paraId="41820494" w14:textId="1C7F9C50" w:rsidR="00567F55" w:rsidRDefault="005B7C1D">
      <w:pPr>
        <w:ind w:left="360"/>
        <w:rPr>
          <w:ins w:id="405" w:author="Katherine Zhao" w:date="2016-06-15T17:25:00Z"/>
          <w:rFonts w:ascii="Calibri" w:eastAsia="Times New Roman" w:hAnsi="Calibri" w:cs="Times New Roman"/>
          <w:i/>
          <w:color w:val="2E74B5" w:themeColor="accent1" w:themeShade="BF"/>
        </w:rPr>
        <w:pPrChange w:id="406" w:author="Katherine Zhao" w:date="2016-06-16T16:24:00Z">
          <w:pPr>
            <w:ind w:firstLine="360"/>
          </w:pPr>
        </w:pPrChange>
      </w:pPr>
      <w:ins w:id="407" w:author="Katherine Zhao" w:date="2016-06-15T14:24:00Z">
        <w:r>
          <w:rPr>
            <w:rFonts w:ascii="Calibri" w:eastAsia="Times New Roman" w:hAnsi="Calibri" w:cs="Times New Roman"/>
            <w:i/>
            <w:color w:val="2E74B5" w:themeColor="accent1" w:themeShade="BF"/>
          </w:rPr>
          <w:t xml:space="preserve">Now, </w:t>
        </w:r>
      </w:ins>
      <w:ins w:id="408" w:author="Katherine Zhao" w:date="2016-06-15T14:21:00Z">
        <w:r>
          <w:rPr>
            <w:rFonts w:ascii="Calibri" w:eastAsia="Times New Roman" w:hAnsi="Calibri" w:cs="Times New Roman"/>
            <w:i/>
            <w:color w:val="2E74B5" w:themeColor="accent1" w:themeShade="BF"/>
          </w:rPr>
          <w:t>r</w:t>
        </w:r>
        <w:r w:rsidR="009E3026">
          <w:rPr>
            <w:rFonts w:ascii="Calibri" w:eastAsia="Times New Roman" w:hAnsi="Calibri" w:cs="Times New Roman"/>
            <w:i/>
            <w:color w:val="2E74B5" w:themeColor="accent1" w:themeShade="BF"/>
          </w:rPr>
          <w:t>epeat the above steps</w:t>
        </w:r>
        <w:r w:rsidR="00077C96">
          <w:rPr>
            <w:rFonts w:ascii="Calibri" w:eastAsia="Times New Roman" w:hAnsi="Calibri" w:cs="Times New Roman"/>
            <w:i/>
            <w:color w:val="2E74B5" w:themeColor="accent1" w:themeShade="BF"/>
          </w:rPr>
          <w:t xml:space="preserve"> to change for all the queries.</w:t>
        </w:r>
      </w:ins>
    </w:p>
    <w:p w14:paraId="068175C8" w14:textId="700C9ED0" w:rsidR="00706D2A" w:rsidRDefault="007907CE">
      <w:pPr>
        <w:pStyle w:val="Heading2"/>
        <w:rPr>
          <w:ins w:id="409" w:author="Katherine Zhao" w:date="2016-06-16T16:36:00Z"/>
        </w:rPr>
      </w:pPr>
      <w:ins w:id="410" w:author="Katherine Zhao" w:date="2016-06-16T15:56:00Z">
        <w:r>
          <w:t xml:space="preserve">PoweBI Desktop with </w:t>
        </w:r>
      </w:ins>
      <w:ins w:id="411" w:author="Katherine Zhao" w:date="2016-06-16T15:58:00Z">
        <w:r w:rsidR="00DB079A">
          <w:t>Azure HDInsight Spark</w:t>
        </w:r>
      </w:ins>
      <w:ins w:id="412" w:author="Katherine Zhao" w:date="2016-06-16T15:56:00Z">
        <w:r>
          <w:t xml:space="preserve"> Connection</w:t>
        </w:r>
      </w:ins>
      <w:ins w:id="413" w:author="Katherine Zhao" w:date="2016-06-16T16:37:00Z">
        <w:r w:rsidR="00E14143">
          <w:t xml:space="preserve"> (Beta)</w:t>
        </w:r>
      </w:ins>
    </w:p>
    <w:p w14:paraId="48996125" w14:textId="77777777" w:rsidR="001F6FD5" w:rsidRDefault="001F6FD5" w:rsidP="001F6FD5">
      <w:pPr>
        <w:ind w:firstLine="360"/>
        <w:rPr>
          <w:ins w:id="414" w:author="Katherine Zhao" w:date="2016-06-16T16:36:00Z"/>
        </w:rPr>
      </w:pPr>
      <w:ins w:id="415" w:author="Katherine Zhao" w:date="2016-06-16T16:36:00Z">
        <w:r w:rsidRPr="00AC3E1D">
          <w:t>Azure HDInsight </w:t>
        </w:r>
        <w:r>
          <w:fldChar w:fldCharType="begin"/>
        </w:r>
        <w:r>
          <w:instrText xml:space="preserve"> HYPERLINK "http://blogs.technet.com/b/dataplatforminsider/archive/2015/07/10/microsoft-lights-up-interactive-insights-on-big-data-with-spark-for-azure-hdinsight-and-power-bi.aspx" </w:instrText>
        </w:r>
        <w:r>
          <w:fldChar w:fldCharType="separate"/>
        </w:r>
        <w:r w:rsidRPr="00AC3E1D">
          <w:t>now offers</w:t>
        </w:r>
        <w:r>
          <w:fldChar w:fldCharType="end"/>
        </w:r>
        <w:r w:rsidRPr="00AC3E1D">
          <w:t> a fully managed Spark service. This capability allows for scenarios such as iterative machine learning and interactive data analysis. Power BI allows you to directly connect to the data in </w:t>
        </w:r>
        <w:r>
          <w:fldChar w:fldCharType="begin"/>
        </w:r>
        <w:r>
          <w:instrText xml:space="preserve"> HYPERLINK "http://go.microsoft.com/fwlink/?LinkId=616226" </w:instrText>
        </w:r>
        <w:r>
          <w:fldChar w:fldCharType="separate"/>
        </w:r>
        <w:r w:rsidRPr="00AC3E1D">
          <w:t>Spark on HDInsight</w:t>
        </w:r>
        <w:r>
          <w:fldChar w:fldCharType="end"/>
        </w:r>
        <w:r w:rsidRPr="00AC3E1D">
          <w:t> offering simple and live exploration</w:t>
        </w:r>
        <w:r>
          <w:t>.</w:t>
        </w:r>
      </w:ins>
    </w:p>
    <w:p w14:paraId="4E277462" w14:textId="60FB689E" w:rsidR="001F6FD5" w:rsidRPr="001F6FD5" w:rsidRDefault="001F6FD5">
      <w:pPr>
        <w:ind w:firstLine="360"/>
        <w:rPr>
          <w:ins w:id="416" w:author="Katherine Zhao" w:date="2016-06-16T15:56:00Z"/>
          <w:rPrChange w:id="417" w:author="Katherine Zhao" w:date="2016-06-16T16:36:00Z">
            <w:rPr>
              <w:ins w:id="418" w:author="Katherine Zhao" w:date="2016-06-16T15:56:00Z"/>
            </w:rPr>
          </w:rPrChange>
        </w:rPr>
        <w:pPrChange w:id="419" w:author="Katherine Zhao" w:date="2016-06-16T16:36:00Z">
          <w:pPr>
            <w:pStyle w:val="Heading2"/>
          </w:pPr>
        </w:pPrChange>
      </w:pPr>
      <w:ins w:id="420" w:author="Katherine Zhao" w:date="2016-06-16T16:36:00Z">
        <w:r w:rsidRPr="00AC3E1D">
          <w:t>Power BI allows you to connect directly to your Spark cluster and explore and monitor data without requiring a data model as an intermediate cache. This offers interactive exploration of your data and automatically refreshes the visuals without requiring a scheduled refresh.</w:t>
        </w:r>
      </w:ins>
    </w:p>
    <w:p w14:paraId="1B9EB290" w14:textId="4A20C0B8" w:rsidR="00706D2A" w:rsidRDefault="00706D2A">
      <w:pPr>
        <w:ind w:firstLine="360"/>
        <w:rPr>
          <w:ins w:id="421" w:author="Katherine Zhao" w:date="2016-06-16T15:57:00Z"/>
        </w:rPr>
        <w:pPrChange w:id="422" w:author="Katherine Zhao" w:date="2016-06-16T16:36:00Z">
          <w:pPr/>
        </w:pPrChange>
      </w:pPr>
      <w:ins w:id="423" w:author="Katherine Zhao" w:date="2016-06-16T15:57:00Z">
        <w:r>
          <w:t xml:space="preserve">The demo </w:t>
        </w:r>
      </w:ins>
      <w:ins w:id="424" w:author="Katherine Zhao" w:date="2016-06-16T15:58:00Z">
        <w:r w:rsidR="00E65BA7">
          <w:t xml:space="preserve">also </w:t>
        </w:r>
      </w:ins>
      <w:ins w:id="425" w:author="Katherine Zhao" w:date="2016-06-16T15:57:00Z">
        <w:r>
          <w:t>come</w:t>
        </w:r>
      </w:ins>
      <w:ins w:id="426" w:author="Katherine Zhao" w:date="2016-06-16T15:58:00Z">
        <w:r w:rsidR="00E65BA7">
          <w:t>s</w:t>
        </w:r>
      </w:ins>
      <w:ins w:id="427" w:author="Katherine Zhao" w:date="2016-06-16T15:57:00Z">
        <w:r>
          <w:t xml:space="preserve"> with a pre-build PowerBI desktop file (</w:t>
        </w:r>
        <w:r w:rsidR="000E7CAB">
          <w:rPr>
            <w:i/>
          </w:rPr>
          <w:t>Customer_Churn_Report (Spark</w:t>
        </w:r>
        <w:r w:rsidRPr="007E0999">
          <w:rPr>
            <w:i/>
          </w:rPr>
          <w:t>).pbix</w:t>
        </w:r>
        <w:r>
          <w:t>)</w:t>
        </w:r>
      </w:ins>
      <w:ins w:id="428" w:author="Katherine Zhao" w:date="2016-06-16T16:00:00Z">
        <w:r w:rsidR="004270E6">
          <w:t xml:space="preserve"> that has connection to Azure HDInsight Spark</w:t>
        </w:r>
      </w:ins>
      <w:ins w:id="429" w:author="Katherine Zhao" w:date="2016-06-16T15:57:00Z">
        <w:r w:rsidR="00F53FCF">
          <w:t>.</w:t>
        </w:r>
        <w:r w:rsidR="00CD3833">
          <w:t xml:space="preserve"> </w:t>
        </w:r>
      </w:ins>
      <w:ins w:id="430" w:author="Katherine Zhao" w:date="2016-06-16T16:01:00Z">
        <w:r w:rsidR="00BC4B32">
          <w:t xml:space="preserve">Again, </w:t>
        </w:r>
      </w:ins>
      <w:ins w:id="431" w:author="Katherine Zhao" w:date="2016-06-16T15:57:00Z">
        <w:r w:rsidR="00BC4B32">
          <w:t>y</w:t>
        </w:r>
        <w:r>
          <w:t>ou only need to change the connection information to connect to the data source from the live demo.</w:t>
        </w:r>
      </w:ins>
    </w:p>
    <w:p w14:paraId="3234EDAB" w14:textId="00DEFA45" w:rsidR="00706D2A" w:rsidRDefault="00706D2A" w:rsidP="00706D2A">
      <w:pPr>
        <w:rPr>
          <w:ins w:id="432" w:author="Katherine Zhao" w:date="2016-06-16T15:57:00Z"/>
          <w:rFonts w:ascii="Calibri" w:eastAsia="Times New Roman" w:hAnsi="Calibri" w:cs="Times New Roman"/>
          <w:i/>
          <w:color w:val="2E74B5" w:themeColor="accent1" w:themeShade="BF"/>
        </w:rPr>
      </w:pPr>
      <w:ins w:id="433" w:author="Katherine Zhao" w:date="2016-06-16T15:57:00Z">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ins>
      <w:ins w:id="434" w:author="Katherine Zhao" w:date="2016-06-16T16:01:00Z">
        <w:r w:rsidR="00CD6B8E">
          <w:rPr>
            <w:rFonts w:ascii="Calibri" w:eastAsia="Times New Roman" w:hAnsi="Calibri" w:cs="Times New Roman"/>
            <w:i/>
            <w:color w:val="2E74B5" w:themeColor="accent1" w:themeShade="BF"/>
          </w:rPr>
          <w:t>“</w:t>
        </w:r>
      </w:ins>
      <w:ins w:id="435" w:author="Katherine Zhao" w:date="2016-06-16T15:57:00Z">
        <w:r w:rsidRPr="00E05008">
          <w:rPr>
            <w:rFonts w:ascii="Calibri" w:eastAsia="Times New Roman" w:hAnsi="Calibri" w:cs="Times New Roman"/>
            <w:i/>
            <w:color w:val="2E74B5" w:themeColor="accent1" w:themeShade="BF"/>
          </w:rPr>
          <w:t>Customer_Churn_Report</w:t>
        </w:r>
        <w:r w:rsidR="00AF6E09">
          <w:rPr>
            <w:rFonts w:ascii="Calibri" w:eastAsia="Times New Roman" w:hAnsi="Calibri" w:cs="Times New Roman"/>
            <w:i/>
            <w:color w:val="2E74B5" w:themeColor="accent1" w:themeShade="BF"/>
          </w:rPr>
          <w:t xml:space="preserve"> (Spark</w:t>
        </w:r>
        <w:r>
          <w:rPr>
            <w:rFonts w:ascii="Calibri" w:eastAsia="Times New Roman" w:hAnsi="Calibri" w:cs="Times New Roman"/>
            <w:i/>
            <w:color w:val="2E74B5" w:themeColor="accent1" w:themeShade="BF"/>
          </w:rPr>
          <w:t>).pbix</w:t>
        </w:r>
      </w:ins>
      <w:ins w:id="436" w:author="Katherine Zhao" w:date="2016-06-16T16:01:00Z">
        <w:r w:rsidR="00CD6B8E">
          <w:rPr>
            <w:rFonts w:ascii="Calibri" w:eastAsia="Times New Roman" w:hAnsi="Calibri" w:cs="Times New Roman"/>
            <w:i/>
            <w:color w:val="2E74B5" w:themeColor="accent1" w:themeShade="BF"/>
          </w:rPr>
          <w:t>”</w:t>
        </w:r>
      </w:ins>
      <w:ins w:id="437" w:author="Katherine Zhao" w:date="2016-06-16T15:57:00Z">
        <w:r>
          <w:rPr>
            <w:rFonts w:ascii="Calibri" w:eastAsia="Times New Roman" w:hAnsi="Calibri" w:cs="Times New Roman"/>
            <w:i/>
            <w:color w:val="2E74B5" w:themeColor="accent1" w:themeShade="BF"/>
          </w:rPr>
          <w:t xml:space="preserve"> under </w:t>
        </w:r>
        <w:r w:rsidRPr="00E05008">
          <w:rPr>
            <w:rFonts w:ascii="Calibri" w:eastAsia="Times New Roman" w:hAnsi="Calibri" w:cs="Times New Roman"/>
            <w:i/>
            <w:color w:val="2E74B5" w:themeColor="accent1" w:themeShade="BF"/>
          </w:rPr>
          <w:t>PowerBIDesktop</w:t>
        </w:r>
        <w:r>
          <w:rPr>
            <w:rFonts w:ascii="Calibri" w:eastAsia="Times New Roman" w:hAnsi="Calibri" w:cs="Times New Roman"/>
            <w:i/>
            <w:color w:val="2E74B5" w:themeColor="accent1" w:themeShade="BF"/>
          </w:rPr>
          <w:t xml:space="preserve"> folder in the solution explorer, it will open the PowerBI desktop.</w:t>
        </w:r>
      </w:ins>
    </w:p>
    <w:p w14:paraId="00A5ADAA" w14:textId="36B11DE6" w:rsidR="00706D2A" w:rsidRDefault="00863580" w:rsidP="00706D2A">
      <w:pPr>
        <w:rPr>
          <w:ins w:id="438" w:author="Katherine Zhao" w:date="2016-06-16T15:57:00Z"/>
        </w:rPr>
      </w:pPr>
      <w:ins w:id="439" w:author="Katherine Zhao" w:date="2016-06-16T16:13:00Z">
        <w:r>
          <w:t>Now</w:t>
        </w:r>
      </w:ins>
      <w:ins w:id="440" w:author="Katherine Zhao" w:date="2016-06-16T15:57:00Z">
        <w:r w:rsidR="00706D2A" w:rsidRPr="002A6CE0">
          <w:t>, let’s change the connection info first</w:t>
        </w:r>
        <w:r w:rsidR="00706D2A">
          <w:t xml:space="preserve"> by following the instruction below.</w:t>
        </w:r>
      </w:ins>
    </w:p>
    <w:p w14:paraId="6F03F466" w14:textId="3AF337AF" w:rsidR="00706D2A" w:rsidRDefault="00706D2A" w:rsidP="00706D2A">
      <w:pPr>
        <w:ind w:firstLine="360"/>
        <w:rPr>
          <w:ins w:id="441" w:author="Katherine Zhao" w:date="2016-06-16T15:57:00Z"/>
          <w:rFonts w:ascii="Calibri" w:eastAsia="Times New Roman" w:hAnsi="Calibri" w:cs="Times New Roman"/>
          <w:i/>
          <w:color w:val="2E74B5" w:themeColor="accent1" w:themeShade="BF"/>
        </w:rPr>
      </w:pPr>
      <w:ins w:id="442" w:author="Katherine Zhao" w:date="2016-06-16T15:57:00Z">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PowerBI desktop, click  “Edit Queries” after open the file </w:t>
        </w:r>
      </w:ins>
      <w:ins w:id="443" w:author="Katherine Zhao" w:date="2016-06-16T16:01:00Z">
        <w:r w:rsidR="0049463F">
          <w:rPr>
            <w:rFonts w:ascii="Calibri" w:eastAsia="Times New Roman" w:hAnsi="Calibri" w:cs="Times New Roman"/>
            <w:i/>
            <w:color w:val="2E74B5" w:themeColor="accent1" w:themeShade="BF"/>
          </w:rPr>
          <w:t>“</w:t>
        </w:r>
      </w:ins>
      <w:ins w:id="444" w:author="Katherine Zhao" w:date="2016-06-16T15:57:00Z">
        <w:r w:rsidRPr="00E05008">
          <w:rPr>
            <w:rFonts w:ascii="Calibri" w:eastAsia="Times New Roman" w:hAnsi="Calibri" w:cs="Times New Roman"/>
            <w:i/>
            <w:color w:val="2E74B5" w:themeColor="accent1" w:themeShade="BF"/>
          </w:rPr>
          <w:t>Customer_Churn_Report</w:t>
        </w:r>
        <w:r w:rsidR="00025A6D">
          <w:rPr>
            <w:rFonts w:ascii="Calibri" w:eastAsia="Times New Roman" w:hAnsi="Calibri" w:cs="Times New Roman"/>
            <w:i/>
            <w:color w:val="2E74B5" w:themeColor="accent1" w:themeShade="BF"/>
          </w:rPr>
          <w:t xml:space="preserve"> (Spark</w:t>
        </w:r>
        <w:r>
          <w:rPr>
            <w:rFonts w:ascii="Calibri" w:eastAsia="Times New Roman" w:hAnsi="Calibri" w:cs="Times New Roman"/>
            <w:i/>
            <w:color w:val="2E74B5" w:themeColor="accent1" w:themeShade="BF"/>
          </w:rPr>
          <w:t>).pbix</w:t>
        </w:r>
      </w:ins>
      <w:ins w:id="445" w:author="Katherine Zhao" w:date="2016-06-16T16:01:00Z">
        <w:r w:rsidR="0049463F">
          <w:rPr>
            <w:rFonts w:ascii="Calibri" w:eastAsia="Times New Roman" w:hAnsi="Calibri" w:cs="Times New Roman"/>
            <w:i/>
            <w:color w:val="2E74B5" w:themeColor="accent1" w:themeShade="BF"/>
          </w:rPr>
          <w:t>”</w:t>
        </w:r>
      </w:ins>
      <w:ins w:id="446" w:author="Katherine Zhao" w:date="2016-06-16T15:57:00Z">
        <w:r>
          <w:rPr>
            <w:rFonts w:ascii="Calibri" w:eastAsia="Times New Roman" w:hAnsi="Calibri" w:cs="Times New Roman"/>
            <w:i/>
            <w:color w:val="2E74B5" w:themeColor="accent1" w:themeShade="BF"/>
          </w:rPr>
          <w:t>.</w:t>
        </w:r>
      </w:ins>
    </w:p>
    <w:p w14:paraId="05C3DC41" w14:textId="7D2BF277" w:rsidR="00706D2A" w:rsidRDefault="00025A6D" w:rsidP="00706D2A">
      <w:pPr>
        <w:ind w:firstLine="360"/>
        <w:rPr>
          <w:ins w:id="447" w:author="Katherine Zhao" w:date="2016-06-16T15:57:00Z"/>
          <w:rFonts w:ascii="Calibri" w:eastAsia="Times New Roman" w:hAnsi="Calibri" w:cs="Times New Roman"/>
          <w:i/>
          <w:color w:val="2E74B5" w:themeColor="accent1" w:themeShade="BF"/>
        </w:rPr>
      </w:pPr>
      <w:ins w:id="448" w:author="Katherine Zhao" w:date="2016-06-16T16:01:00Z">
        <w:r>
          <w:rPr>
            <w:rFonts w:ascii="Calibri" w:eastAsia="Times New Roman" w:hAnsi="Calibri" w:cs="Times New Roman"/>
            <w:i/>
            <w:noProof/>
            <w:color w:val="2E74B5" w:themeColor="accent1" w:themeShade="BF"/>
            <w:lang w:eastAsia="zh-CN"/>
          </w:rPr>
          <w:lastRenderedPageBreak/>
          <w:drawing>
            <wp:inline distT="0" distB="0" distL="0" distR="0" wp14:anchorId="1A01C069" wp14:editId="3333188D">
              <wp:extent cx="5344271" cy="1400370"/>
              <wp:effectExtent l="0" t="0" r="889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hange_connection_spark.PNG"/>
                      <pic:cNvPicPr/>
                    </pic:nvPicPr>
                    <pic:blipFill>
                      <a:blip r:embed="rId71">
                        <a:extLst>
                          <a:ext uri="{28A0092B-C50C-407E-A947-70E740481C1C}">
                            <a14:useLocalDpi xmlns:a14="http://schemas.microsoft.com/office/drawing/2010/main" val="0"/>
                          </a:ext>
                        </a:extLst>
                      </a:blip>
                      <a:stretch>
                        <a:fillRect/>
                      </a:stretch>
                    </pic:blipFill>
                    <pic:spPr>
                      <a:xfrm>
                        <a:off x="0" y="0"/>
                        <a:ext cx="5344271" cy="1400370"/>
                      </a:xfrm>
                      <a:prstGeom prst="rect">
                        <a:avLst/>
                      </a:prstGeom>
                    </pic:spPr>
                  </pic:pic>
                </a:graphicData>
              </a:graphic>
            </wp:inline>
          </w:drawing>
        </w:r>
      </w:ins>
    </w:p>
    <w:p w14:paraId="45E5578B" w14:textId="77777777" w:rsidR="00706D2A" w:rsidRDefault="00706D2A" w:rsidP="00706D2A">
      <w:pPr>
        <w:ind w:firstLine="360"/>
        <w:rPr>
          <w:ins w:id="449" w:author="Katherine Zhao" w:date="2016-06-16T15:57:00Z"/>
        </w:rPr>
      </w:pPr>
      <w:ins w:id="450" w:author="Katherine Zhao" w:date="2016-06-16T15:57:00Z">
        <w:r w:rsidRPr="002A6CE0">
          <w:t>This will open “Query Editor” Window</w:t>
        </w:r>
        <w:r>
          <w:t xml:space="preserve">. In the left panel, it lists 5 queries.  </w:t>
        </w:r>
      </w:ins>
    </w:p>
    <w:p w14:paraId="0A5C569A" w14:textId="77777777" w:rsidR="00706D2A" w:rsidRPr="002A6CE0" w:rsidRDefault="00706D2A" w:rsidP="00706D2A">
      <w:pPr>
        <w:ind w:firstLine="360"/>
        <w:rPr>
          <w:ins w:id="451" w:author="Katherine Zhao" w:date="2016-06-16T15:57:00Z"/>
          <w:rFonts w:ascii="Calibri" w:eastAsia="Times New Roman" w:hAnsi="Calibri" w:cs="Times New Roman"/>
          <w:i/>
          <w:color w:val="2E74B5" w:themeColor="accent1" w:themeShade="BF"/>
        </w:rPr>
      </w:pPr>
      <w:ins w:id="452" w:author="Katherine Zhao" w:date="2016-06-16T15:57:00Z">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menu.</w:t>
        </w:r>
      </w:ins>
    </w:p>
    <w:p w14:paraId="13730307" w14:textId="61742DF6" w:rsidR="00706D2A" w:rsidRPr="002A6CE0" w:rsidRDefault="006A7A20" w:rsidP="00706D2A">
      <w:pPr>
        <w:ind w:firstLine="360"/>
        <w:rPr>
          <w:ins w:id="453" w:author="Katherine Zhao" w:date="2016-06-16T15:57:00Z"/>
        </w:rPr>
      </w:pPr>
      <w:ins w:id="454" w:author="Katherine Zhao" w:date="2016-06-16T16:14:00Z">
        <w:r>
          <w:rPr>
            <w:noProof/>
            <w:lang w:eastAsia="zh-CN"/>
          </w:rPr>
          <w:drawing>
            <wp:inline distT="0" distB="0" distL="0" distR="0" wp14:anchorId="41141E38" wp14:editId="7F85565C">
              <wp:extent cx="5634824" cy="3143689"/>
              <wp:effectExtent l="0" t="0" r="444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edit_query_spark.PNG"/>
                      <pic:cNvPicPr/>
                    </pic:nvPicPr>
                    <pic:blipFill>
                      <a:blip r:embed="rId72">
                        <a:extLst>
                          <a:ext uri="{28A0092B-C50C-407E-A947-70E740481C1C}">
                            <a14:useLocalDpi xmlns:a14="http://schemas.microsoft.com/office/drawing/2010/main" val="0"/>
                          </a:ext>
                        </a:extLst>
                      </a:blip>
                      <a:stretch>
                        <a:fillRect/>
                      </a:stretch>
                    </pic:blipFill>
                    <pic:spPr>
                      <a:xfrm>
                        <a:off x="0" y="0"/>
                        <a:ext cx="5634824" cy="3143689"/>
                      </a:xfrm>
                      <a:prstGeom prst="rect">
                        <a:avLst/>
                      </a:prstGeom>
                    </pic:spPr>
                  </pic:pic>
                </a:graphicData>
              </a:graphic>
            </wp:inline>
          </w:drawing>
        </w:r>
      </w:ins>
    </w:p>
    <w:p w14:paraId="3E47D60C" w14:textId="5D294E81" w:rsidR="00706D2A" w:rsidRDefault="00706D2A" w:rsidP="00706D2A">
      <w:pPr>
        <w:ind w:firstLine="360"/>
        <w:rPr>
          <w:ins w:id="455" w:author="Katherine Zhao" w:date="2016-06-16T15:57:00Z"/>
          <w:rFonts w:ascii="Calibri" w:eastAsia="Times New Roman" w:hAnsi="Calibri" w:cs="Times New Roman"/>
          <w:i/>
          <w:color w:val="2E74B5" w:themeColor="accent1" w:themeShade="BF"/>
        </w:rPr>
      </w:pPr>
      <w:ins w:id="456" w:author="Katherine Zhao" w:date="2016-06-16T15:57:00Z">
        <w:r>
          <w:rPr>
            <w:rFonts w:ascii="Calibri" w:eastAsia="Times New Roman" w:hAnsi="Calibri" w:cs="Times New Roman"/>
            <w:i/>
            <w:color w:val="2E74B5" w:themeColor="accent1" w:themeShade="BF"/>
          </w:rPr>
          <w:t xml:space="preserve">Change </w:t>
        </w:r>
      </w:ins>
      <w:ins w:id="457" w:author="Katherine Zhao" w:date="2016-06-16T16:14:00Z">
        <w:r w:rsidR="0002596C">
          <w:rPr>
            <w:rFonts w:ascii="Calibri" w:eastAsia="Times New Roman" w:hAnsi="Calibri" w:cs="Times New Roman"/>
            <w:i/>
            <w:color w:val="2E74B5" w:themeColor="accent1" w:themeShade="BF"/>
          </w:rPr>
          <w:t>the</w:t>
        </w:r>
      </w:ins>
      <w:ins w:id="458" w:author="Katherine Zhao" w:date="2016-06-16T15:57:00Z">
        <w:r>
          <w:rPr>
            <w:rFonts w:ascii="Calibri" w:eastAsia="Times New Roman" w:hAnsi="Calibri" w:cs="Times New Roman"/>
            <w:i/>
            <w:color w:val="2E74B5" w:themeColor="accent1" w:themeShade="BF"/>
          </w:rPr>
          <w:t xml:space="preserve"> storage name in the query</w:t>
        </w:r>
      </w:ins>
      <w:ins w:id="459" w:author="Katherine Zhao" w:date="2016-06-16T16:05:00Z">
        <w:r w:rsidR="007861CC">
          <w:rPr>
            <w:rFonts w:ascii="Calibri" w:eastAsia="Times New Roman" w:hAnsi="Calibri" w:cs="Times New Roman"/>
            <w:i/>
            <w:color w:val="2E74B5" w:themeColor="accent1" w:themeShade="BF"/>
          </w:rPr>
          <w:t xml:space="preserve">. (you might notice in this step that </w:t>
        </w:r>
      </w:ins>
      <w:ins w:id="460" w:author="Katherine Zhao" w:date="2016-06-16T16:10:00Z">
        <w:r w:rsidR="002228BA">
          <w:rPr>
            <w:rFonts w:ascii="Calibri" w:eastAsia="Times New Roman" w:hAnsi="Calibri" w:cs="Times New Roman"/>
            <w:i/>
            <w:color w:val="2E74B5" w:themeColor="accent1" w:themeShade="BF"/>
          </w:rPr>
          <w:t xml:space="preserve">Azure HDInsight </w:t>
        </w:r>
        <w:r w:rsidR="008741F2">
          <w:rPr>
            <w:rFonts w:ascii="Calibri" w:eastAsia="Times New Roman" w:hAnsi="Calibri" w:cs="Times New Roman"/>
            <w:i/>
            <w:color w:val="2E74B5" w:themeColor="accent1" w:themeShade="BF"/>
          </w:rPr>
          <w:t xml:space="preserve">Spark connection retrieves the data slightly different than Blob Storage connection does. </w:t>
        </w:r>
      </w:ins>
      <w:ins w:id="461" w:author="Katherine Zhao" w:date="2016-06-16T16:11:00Z">
        <w:r w:rsidR="008741F2">
          <w:rPr>
            <w:rFonts w:ascii="Calibri" w:eastAsia="Times New Roman" w:hAnsi="Calibri" w:cs="Times New Roman"/>
            <w:i/>
            <w:color w:val="2E74B5" w:themeColor="accent1" w:themeShade="BF"/>
          </w:rPr>
          <w:t>In the Spark connection, you only need to edit the storage</w:t>
        </w:r>
        <w:r w:rsidR="00D25EFC">
          <w:rPr>
            <w:rFonts w:ascii="Calibri" w:eastAsia="Times New Roman" w:hAnsi="Calibri" w:cs="Times New Roman"/>
            <w:i/>
            <w:color w:val="2E74B5" w:themeColor="accent1" w:themeShade="BF"/>
          </w:rPr>
          <w:t xml:space="preserve"> </w:t>
        </w:r>
        <w:r w:rsidR="008741F2">
          <w:rPr>
            <w:rFonts w:ascii="Calibri" w:eastAsia="Times New Roman" w:hAnsi="Calibri" w:cs="Times New Roman"/>
            <w:i/>
            <w:color w:val="2E74B5" w:themeColor="accent1" w:themeShade="BF"/>
          </w:rPr>
          <w:t>name once in each query.)</w:t>
        </w:r>
      </w:ins>
    </w:p>
    <w:p w14:paraId="64EB4E2B" w14:textId="3BEE3480" w:rsidR="00706D2A" w:rsidRDefault="002228BA" w:rsidP="00706D2A">
      <w:pPr>
        <w:ind w:firstLine="360"/>
        <w:jc w:val="both"/>
        <w:rPr>
          <w:ins w:id="462" w:author="Katherine Zhao" w:date="2016-06-16T15:57:00Z"/>
          <w:rFonts w:ascii="Calibri" w:eastAsia="Times New Roman" w:hAnsi="Calibri" w:cs="Times New Roman"/>
          <w:i/>
          <w:color w:val="2E74B5" w:themeColor="accent1" w:themeShade="BF"/>
        </w:rPr>
      </w:pPr>
      <w:ins w:id="463" w:author="Katherine Zhao" w:date="2016-06-16T16:09:00Z">
        <w:r>
          <w:rPr>
            <w:rFonts w:ascii="Calibri" w:eastAsia="Times New Roman" w:hAnsi="Calibri" w:cs="Times New Roman"/>
            <w:i/>
            <w:noProof/>
            <w:color w:val="2E74B5" w:themeColor="accent1" w:themeShade="BF"/>
            <w:lang w:eastAsia="zh-CN"/>
          </w:rPr>
          <w:drawing>
            <wp:inline distT="0" distB="0" distL="0" distR="0" wp14:anchorId="3C60EEE3" wp14:editId="36A6D221">
              <wp:extent cx="5943600" cy="1774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dvanced_editor_spark.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ins>
    </w:p>
    <w:p w14:paraId="3222B039" w14:textId="77777777" w:rsidR="00706D2A" w:rsidRDefault="00706D2A" w:rsidP="00706D2A">
      <w:pPr>
        <w:ind w:firstLine="360"/>
        <w:rPr>
          <w:ins w:id="464" w:author="Katherine Zhao" w:date="2016-06-16T15:57:00Z"/>
          <w:rFonts w:ascii="Calibri" w:eastAsia="Times New Roman" w:hAnsi="Calibri" w:cs="Times New Roman"/>
          <w:i/>
          <w:color w:val="2E74B5" w:themeColor="accent1" w:themeShade="BF"/>
        </w:rPr>
      </w:pPr>
      <w:ins w:id="465" w:author="Katherine Zhao" w:date="2016-06-16T15:57:00Z">
        <w:r w:rsidRPr="00010569">
          <w:rPr>
            <w:rFonts w:ascii="Calibri" w:eastAsia="Times New Roman" w:hAnsi="Calibri" w:cs="Times New Roman"/>
            <w:i/>
            <w:color w:val="2E74B5" w:themeColor="accent1" w:themeShade="BF"/>
          </w:rPr>
          <w:t>Provide credentials</w:t>
        </w:r>
        <w:r>
          <w:rPr>
            <w:rFonts w:ascii="Calibri" w:eastAsia="Times New Roman" w:hAnsi="Calibri" w:cs="Times New Roman"/>
            <w:i/>
            <w:color w:val="2E74B5" w:themeColor="accent1" w:themeShade="BF"/>
          </w:rPr>
          <w:t xml:space="preserve"> (storage key)</w:t>
        </w:r>
        <w:r w:rsidRPr="00010569">
          <w:rPr>
            <w:rFonts w:ascii="Calibri" w:eastAsia="Times New Roman" w:hAnsi="Calibri" w:cs="Times New Roman"/>
            <w:i/>
            <w:color w:val="2E74B5" w:themeColor="accent1" w:themeShade="BF"/>
          </w:rPr>
          <w:t xml:space="preserve"> if you see this</w:t>
        </w:r>
      </w:ins>
    </w:p>
    <w:p w14:paraId="77CF440F" w14:textId="77777777" w:rsidR="00706D2A" w:rsidRPr="00010569" w:rsidRDefault="00706D2A" w:rsidP="00706D2A">
      <w:pPr>
        <w:ind w:firstLine="360"/>
        <w:rPr>
          <w:ins w:id="466" w:author="Katherine Zhao" w:date="2016-06-16T15:57:00Z"/>
          <w:rFonts w:ascii="Calibri" w:eastAsia="Times New Roman" w:hAnsi="Calibri" w:cs="Times New Roman"/>
          <w:i/>
          <w:color w:val="2E74B5" w:themeColor="accent1" w:themeShade="BF"/>
        </w:rPr>
      </w:pPr>
      <w:ins w:id="467" w:author="Katherine Zhao" w:date="2016-06-16T15:57:00Z">
        <w:r>
          <w:rPr>
            <w:rFonts w:ascii="Calibri" w:eastAsia="Times New Roman" w:hAnsi="Calibri" w:cs="Times New Roman"/>
            <w:i/>
            <w:noProof/>
            <w:color w:val="2E74B5" w:themeColor="accent1" w:themeShade="BF"/>
            <w:lang w:eastAsia="zh-CN"/>
          </w:rPr>
          <w:lastRenderedPageBreak/>
          <w:drawing>
            <wp:inline distT="0" distB="0" distL="0" distR="0" wp14:anchorId="491666BD" wp14:editId="7B702C42">
              <wp:extent cx="5355215" cy="2877713"/>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70">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ins>
    </w:p>
    <w:p w14:paraId="6572ECFB" w14:textId="77777777" w:rsidR="00706D2A" w:rsidRPr="00DE7CB0" w:rsidRDefault="00706D2A" w:rsidP="00706D2A">
      <w:pPr>
        <w:ind w:firstLine="360"/>
        <w:rPr>
          <w:ins w:id="468" w:author="Katherine Zhao" w:date="2016-06-16T15:57:00Z"/>
          <w:rFonts w:ascii="Calibri" w:eastAsia="Times New Roman" w:hAnsi="Calibri" w:cs="Times New Roman"/>
          <w:i/>
          <w:color w:val="2E74B5" w:themeColor="accent1" w:themeShade="BF"/>
        </w:rPr>
      </w:pPr>
      <w:ins w:id="469" w:author="Katherine Zhao" w:date="2016-06-16T15:57:00Z">
        <w:r w:rsidRPr="00DE7CB0">
          <w:rPr>
            <w:rFonts w:ascii="Calibri" w:eastAsia="Times New Roman" w:hAnsi="Calibri" w:cs="Times New Roman"/>
            <w:i/>
            <w:color w:val="2E74B5" w:themeColor="accent1" w:themeShade="BF"/>
          </w:rPr>
          <w:t>Click “Refresh Preview” -&gt; “Refresh All”</w:t>
        </w:r>
      </w:ins>
    </w:p>
    <w:p w14:paraId="04FA4B01" w14:textId="77777777" w:rsidR="00706D2A" w:rsidRDefault="00706D2A" w:rsidP="00706D2A">
      <w:pPr>
        <w:ind w:firstLine="360"/>
        <w:rPr>
          <w:ins w:id="470" w:author="Katherine Zhao" w:date="2016-06-16T15:57:00Z"/>
        </w:rPr>
      </w:pPr>
      <w:ins w:id="471" w:author="Katherine Zhao" w:date="2016-06-16T15:57:00Z">
        <w:r w:rsidRPr="00DE7CB0">
          <w:t>This will refresh the data and dashboard</w:t>
        </w:r>
      </w:ins>
    </w:p>
    <w:p w14:paraId="111C1578" w14:textId="77777777" w:rsidR="00706D2A" w:rsidRDefault="00706D2A" w:rsidP="00706D2A">
      <w:pPr>
        <w:ind w:left="360"/>
        <w:rPr>
          <w:ins w:id="472" w:author="Katherine Zhao" w:date="2016-06-16T15:57:00Z"/>
          <w:rFonts w:ascii="Calibri" w:eastAsia="Times New Roman" w:hAnsi="Calibri" w:cs="Times New Roman"/>
          <w:i/>
          <w:color w:val="2E74B5" w:themeColor="accent1" w:themeShade="BF"/>
        </w:rPr>
      </w:pPr>
      <w:ins w:id="473" w:author="Katherine Zhao" w:date="2016-06-16T15:57:00Z">
        <w:r w:rsidRPr="007F26A8">
          <w:rPr>
            <w:rFonts w:ascii="Calibri" w:eastAsia="Times New Roman" w:hAnsi="Calibri" w:cs="Times New Roman"/>
            <w:i/>
            <w:color w:val="2E74B5" w:themeColor="accent1" w:themeShade="BF"/>
          </w:rPr>
          <w:t>Click “C</w:t>
        </w:r>
        <w:r>
          <w:rPr>
            <w:rFonts w:ascii="Calibri" w:eastAsia="Times New Roman" w:hAnsi="Calibri" w:cs="Times New Roman"/>
            <w:i/>
            <w:color w:val="2E74B5" w:themeColor="accent1" w:themeShade="BF"/>
          </w:rPr>
          <w:t>l</w:t>
        </w:r>
        <w:r w:rsidRPr="007F26A8">
          <w:rPr>
            <w:rFonts w:ascii="Calibri" w:eastAsia="Times New Roman" w:hAnsi="Calibri" w:cs="Times New Roman"/>
            <w:i/>
            <w:color w:val="2E74B5" w:themeColor="accent1" w:themeShade="BF"/>
          </w:rPr>
          <w:t>ose &amp; Apply” to save the changes of the queries</w:t>
        </w:r>
        <w:r>
          <w:rPr>
            <w:rFonts w:ascii="Calibri" w:eastAsia="Times New Roman" w:hAnsi="Calibri" w:cs="Times New Roman"/>
            <w:i/>
            <w:color w:val="2E74B5" w:themeColor="accent1" w:themeShade="BF"/>
          </w:rPr>
          <w:t>.</w:t>
        </w:r>
      </w:ins>
    </w:p>
    <w:p w14:paraId="1B7240CC" w14:textId="160E7CFC" w:rsidR="00C10E95" w:rsidRPr="00E003D6" w:rsidRDefault="00706D2A">
      <w:pPr>
        <w:ind w:left="360"/>
        <w:rPr>
          <w:rFonts w:ascii="Calibri" w:eastAsia="Times New Roman" w:hAnsi="Calibri" w:cs="Times New Roman"/>
          <w:i/>
          <w:color w:val="2E74B5" w:themeColor="accent1" w:themeShade="BF"/>
        </w:rPr>
        <w:pPrChange w:id="474" w:author="Katherine Zhao" w:date="2016-06-16T16:12:00Z">
          <w:pPr>
            <w:ind w:firstLine="360"/>
          </w:pPr>
        </w:pPrChange>
      </w:pPr>
      <w:ins w:id="475" w:author="Katherine Zhao" w:date="2016-06-16T15:57:00Z">
        <w:r>
          <w:rPr>
            <w:rFonts w:ascii="Calibri" w:eastAsia="Times New Roman" w:hAnsi="Calibri" w:cs="Times New Roman"/>
            <w:i/>
            <w:color w:val="2E74B5" w:themeColor="accent1" w:themeShade="BF"/>
          </w:rPr>
          <w:t>Now, repeat the above steps to change for all the queries.</w:t>
        </w:r>
      </w:ins>
    </w:p>
    <w:p w14:paraId="4057687D" w14:textId="57626C2B" w:rsidR="006021CC" w:rsidRPr="007E0999" w:rsidRDefault="006021CC" w:rsidP="006021CC">
      <w:pPr>
        <w:pStyle w:val="Heading2"/>
        <w:rPr>
          <w:ins w:id="476" w:author="Katherine Zhao" w:date="2016-06-16T16:24:00Z"/>
        </w:rPr>
      </w:pPr>
      <w:ins w:id="477" w:author="Katherine Zhao" w:date="2016-06-16T16:24:00Z">
        <w:r>
          <w:t>Publish Reports in PowerBI Desktop</w:t>
        </w:r>
      </w:ins>
      <w:ins w:id="478" w:author="Katherine Zhao" w:date="2016-06-16T16:26:00Z">
        <w:r w:rsidR="00B321A1">
          <w:t xml:space="preserve"> (Same for Blob and Spark)</w:t>
        </w:r>
      </w:ins>
    </w:p>
    <w:p w14:paraId="2C144EF6" w14:textId="462C87C6" w:rsidR="006021CC" w:rsidRDefault="00A26A2C">
      <w:pPr>
        <w:rPr>
          <w:ins w:id="479" w:author="Katherine Zhao" w:date="2016-06-16T16:26:00Z"/>
        </w:rPr>
        <w:pPrChange w:id="480" w:author="Katherine Zhao" w:date="2016-06-16T16:42:00Z">
          <w:pPr>
            <w:pStyle w:val="Heading2"/>
          </w:pPr>
        </w:pPrChange>
      </w:pPr>
      <w:ins w:id="481" w:author="Katherine Zhao" w:date="2016-06-16T16:42:00Z">
        <w:r>
          <w:t xml:space="preserve">        </w:t>
        </w:r>
      </w:ins>
      <w:ins w:id="482" w:author="Katherine Zhao" w:date="2016-06-16T16:25:00Z">
        <w:r w:rsidR="003B11C0">
          <w:rPr>
            <w:rPrChange w:id="483" w:author="Katherine Zhao" w:date="2016-06-16T16:25:00Z">
              <w:rPr/>
            </w:rPrChange>
          </w:rPr>
          <w:t xml:space="preserve">After </w:t>
        </w:r>
        <w:r w:rsidR="003B11C0">
          <w:t>successfully</w:t>
        </w:r>
        <w:r w:rsidR="003B11C0">
          <w:rPr>
            <w:rPrChange w:id="484" w:author="Katherine Zhao" w:date="2016-06-16T16:25:00Z">
              <w:rPr/>
            </w:rPrChange>
          </w:rPr>
          <w:t xml:space="preserve"> </w:t>
        </w:r>
        <w:r w:rsidR="00D27C2C">
          <w:t xml:space="preserve">changing the connection, </w:t>
        </w:r>
      </w:ins>
      <w:ins w:id="485" w:author="Katherine Zhao" w:date="2016-06-16T16:26:00Z">
        <w:r w:rsidR="00B321A1">
          <w:t xml:space="preserve">you will see </w:t>
        </w:r>
        <w:r w:rsidR="008C64E8">
          <w:t xml:space="preserve">5 tabs (Exploring Data, </w:t>
        </w:r>
      </w:ins>
      <w:ins w:id="486" w:author="Katherine Zhao" w:date="2016-06-16T16:27:00Z">
        <w:r w:rsidR="008C64E8">
          <w:t xml:space="preserve">Predictions, Churn Rate, Image and Header and Tables) are created in the report. Each </w:t>
        </w:r>
        <w:r w:rsidR="009A46D4">
          <w:t>tab</w:t>
        </w:r>
        <w:r w:rsidR="008C64E8">
          <w:t xml:space="preserve"> contains different visualizations</w:t>
        </w:r>
      </w:ins>
      <w:ins w:id="487" w:author="Katherine Zhao" w:date="2016-06-16T16:28:00Z">
        <w:r w:rsidR="009A5794">
          <w:t xml:space="preserve"> that can be used for building the dashboards later</w:t>
        </w:r>
      </w:ins>
      <w:ins w:id="488" w:author="Katherine Zhao" w:date="2016-06-16T16:27:00Z">
        <w:r w:rsidR="00BB7C88">
          <w:t>.</w:t>
        </w:r>
      </w:ins>
    </w:p>
    <w:p w14:paraId="5C876FE7" w14:textId="725D2D97" w:rsidR="00D27C2C" w:rsidRDefault="00D27C2C">
      <w:pPr>
        <w:rPr>
          <w:ins w:id="489" w:author="Katherine Zhao" w:date="2016-06-16T16:28:00Z"/>
        </w:rPr>
        <w:pPrChange w:id="490" w:author="Katherine Zhao" w:date="2016-06-16T16:25:00Z">
          <w:pPr>
            <w:pStyle w:val="Heading2"/>
          </w:pPr>
        </w:pPrChange>
      </w:pPr>
      <w:ins w:id="491" w:author="Katherine Zhao" w:date="2016-06-16T16:26:00Z">
        <w:r>
          <w:rPr>
            <w:noProof/>
            <w:lang w:eastAsia="zh-CN"/>
          </w:rPr>
          <w:lastRenderedPageBreak/>
          <w:drawing>
            <wp:inline distT="0" distB="0" distL="0" distR="0" wp14:anchorId="11FE568E" wp14:editId="399765ED">
              <wp:extent cx="5943600" cy="3473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73450"/>
                      </a:xfrm>
                      <a:prstGeom prst="rect">
                        <a:avLst/>
                      </a:prstGeom>
                    </pic:spPr>
                  </pic:pic>
                </a:graphicData>
              </a:graphic>
            </wp:inline>
          </w:drawing>
        </w:r>
      </w:ins>
    </w:p>
    <w:p w14:paraId="46344B98" w14:textId="22923D45" w:rsidR="00BD7B87" w:rsidRDefault="00A26A2C">
      <w:pPr>
        <w:rPr>
          <w:ins w:id="492" w:author="Katherine Zhao" w:date="2016-06-16T16:29:00Z"/>
        </w:rPr>
        <w:pPrChange w:id="493" w:author="Katherine Zhao" w:date="2016-06-16T16:29:00Z">
          <w:pPr>
            <w:pStyle w:val="Heading2"/>
          </w:pPr>
        </w:pPrChange>
      </w:pPr>
      <w:ins w:id="494" w:author="Katherine Zhao" w:date="2016-06-16T16:43:00Z">
        <w:r>
          <w:t xml:space="preserve">        </w:t>
        </w:r>
      </w:ins>
      <w:ins w:id="495" w:author="Katherine Zhao" w:date="2016-06-16T16:29:00Z">
        <w:r w:rsidR="00BD7B87">
          <w:t xml:space="preserve">In order to </w:t>
        </w:r>
      </w:ins>
      <w:ins w:id="496" w:author="Katherine Zhao" w:date="2016-06-16T16:30:00Z">
        <w:r w:rsidR="00751F40">
          <w:t>view the report in PowerBI Online, we need to publish it from the PowerBI Desktop.</w:t>
        </w:r>
      </w:ins>
    </w:p>
    <w:p w14:paraId="7BAADBC9" w14:textId="12DAAB48" w:rsidR="00BD7B87" w:rsidRDefault="00A26A2C">
      <w:pPr>
        <w:pStyle w:val="Instructions"/>
        <w:rPr>
          <w:ins w:id="497" w:author="Katherine Zhao" w:date="2016-06-16T16:30:00Z"/>
        </w:rPr>
        <w:pPrChange w:id="498" w:author="Katherine Zhao" w:date="2016-06-16T16:29:00Z">
          <w:pPr>
            <w:pStyle w:val="Heading2"/>
          </w:pPr>
        </w:pPrChange>
      </w:pPr>
      <w:ins w:id="499" w:author="Katherine Zhao" w:date="2016-06-16T16:43:00Z">
        <w:r>
          <w:t xml:space="preserve">        </w:t>
        </w:r>
      </w:ins>
      <w:ins w:id="500" w:author="Katherine Zhao" w:date="2016-06-16T16:29:00Z">
        <w:r w:rsidR="00BD7B87">
          <w:t>Click “</w:t>
        </w:r>
      </w:ins>
      <w:ins w:id="501" w:author="Katherine Zhao" w:date="2016-06-16T16:30:00Z">
        <w:r w:rsidR="006049C7">
          <w:t xml:space="preserve">Publish” and sign in with you </w:t>
        </w:r>
      </w:ins>
      <w:ins w:id="502" w:author="Katherine Zhao" w:date="2016-06-16T16:31:00Z">
        <w:r w:rsidR="006049C7">
          <w:t>credentials. Then you can choose a destination</w:t>
        </w:r>
      </w:ins>
      <w:ins w:id="503" w:author="Katherine Zhao" w:date="2016-06-16T16:32:00Z">
        <w:r w:rsidR="006049C7">
          <w:t>, such as My Workspace,</w:t>
        </w:r>
      </w:ins>
      <w:ins w:id="504" w:author="Katherine Zhao" w:date="2016-06-16T16:31:00Z">
        <w:r w:rsidR="006049C7">
          <w:t xml:space="preserve"> </w:t>
        </w:r>
        <w:r w:rsidR="00327333">
          <w:t>that</w:t>
        </w:r>
        <w:r w:rsidR="006049C7">
          <w:t xml:space="preserve"> you want the report to be published. </w:t>
        </w:r>
      </w:ins>
    </w:p>
    <w:p w14:paraId="70005843" w14:textId="1487E674" w:rsidR="006049C7" w:rsidRDefault="006049C7">
      <w:pPr>
        <w:pStyle w:val="Instructions"/>
        <w:rPr>
          <w:ins w:id="505" w:author="Katherine Zhao" w:date="2016-06-16T16:34:00Z"/>
        </w:rPr>
        <w:pPrChange w:id="506" w:author="Katherine Zhao" w:date="2016-06-16T16:29:00Z">
          <w:pPr>
            <w:pStyle w:val="Heading2"/>
          </w:pPr>
        </w:pPrChange>
      </w:pPr>
      <w:ins w:id="507" w:author="Katherine Zhao" w:date="2016-06-16T16:30:00Z">
        <w:r>
          <w:rPr>
            <w:noProof/>
            <w:lang w:eastAsia="zh-CN"/>
          </w:rPr>
          <w:drawing>
            <wp:inline distT="0" distB="0" distL="0" distR="0" wp14:anchorId="4C0BF8E6" wp14:editId="689DE3E8">
              <wp:extent cx="5943600" cy="925830"/>
              <wp:effectExtent l="0" t="0" r="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ublish_repor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ins>
    </w:p>
    <w:p w14:paraId="4382B2C6" w14:textId="24212912" w:rsidR="00721217" w:rsidRDefault="00721217">
      <w:pPr>
        <w:ind w:firstLine="720"/>
        <w:rPr>
          <w:ins w:id="508" w:author="Katherine Zhao" w:date="2016-06-16T16:33:00Z"/>
        </w:rPr>
        <w:pPrChange w:id="509" w:author="Katherine Zhao" w:date="2016-06-16T16:42:00Z">
          <w:pPr>
            <w:pStyle w:val="Heading2"/>
          </w:pPr>
        </w:pPrChange>
      </w:pPr>
      <w:ins w:id="510" w:author="Katherine Zhao" w:date="2016-06-16T16:34:00Z">
        <w:r>
          <w:t>You will see the below message when the report is published successfully.</w:t>
        </w:r>
      </w:ins>
    </w:p>
    <w:p w14:paraId="667C05E9" w14:textId="42C51E9A" w:rsidR="00BD7B87" w:rsidRPr="004539B5" w:rsidRDefault="00721217">
      <w:pPr>
        <w:pStyle w:val="Instructions"/>
        <w:jc w:val="center"/>
        <w:rPr>
          <w:ins w:id="511" w:author="Katherine Zhao" w:date="2016-06-16T16:24:00Z"/>
          <w:rPrChange w:id="512" w:author="Katherine Zhao" w:date="2016-06-16T16:34:00Z">
            <w:rPr>
              <w:ins w:id="513" w:author="Katherine Zhao" w:date="2016-06-16T16:24:00Z"/>
            </w:rPr>
          </w:rPrChange>
        </w:rPr>
        <w:pPrChange w:id="514" w:author="Katherine Zhao" w:date="2016-06-16T16:35:00Z">
          <w:pPr>
            <w:pStyle w:val="Heading2"/>
          </w:pPr>
        </w:pPrChange>
      </w:pPr>
      <w:ins w:id="515" w:author="Katherine Zhao" w:date="2016-06-16T16:33:00Z">
        <w:r>
          <w:rPr>
            <w:noProof/>
            <w:lang w:eastAsia="zh-CN"/>
          </w:rPr>
          <w:drawing>
            <wp:inline distT="0" distB="0" distL="0" distR="0" wp14:anchorId="5C52AB56" wp14:editId="3D75D47E">
              <wp:extent cx="3723437" cy="1649292"/>
              <wp:effectExtent l="0" t="0" r="0" b="825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32934" cy="1653499"/>
                      </a:xfrm>
                      <a:prstGeom prst="rect">
                        <a:avLst/>
                      </a:prstGeom>
                    </pic:spPr>
                  </pic:pic>
                </a:graphicData>
              </a:graphic>
            </wp:inline>
          </w:drawing>
        </w:r>
      </w:ins>
    </w:p>
    <w:p w14:paraId="4BE00016" w14:textId="4BD4E507" w:rsidR="00623F30" w:rsidRDefault="00623F30" w:rsidP="00623F30">
      <w:pPr>
        <w:pStyle w:val="Heading2"/>
        <w:rPr>
          <w:ins w:id="516" w:author="Katherine Zhao" w:date="2016-06-16T16:18:00Z"/>
        </w:rPr>
      </w:pPr>
      <w:ins w:id="517" w:author="Katherine Zhao" w:date="2016-06-16T16:15:00Z">
        <w:r>
          <w:t xml:space="preserve">PoweBI </w:t>
        </w:r>
      </w:ins>
      <w:ins w:id="518" w:author="Katherine Zhao" w:date="2016-06-16T16:16:00Z">
        <w:r>
          <w:t>Online</w:t>
        </w:r>
      </w:ins>
      <w:ins w:id="519" w:author="Katherine Zhao" w:date="2016-06-16T16:35:00Z">
        <w:r w:rsidR="000060F1">
          <w:t xml:space="preserve"> (Same for Blob and Spark)</w:t>
        </w:r>
      </w:ins>
    </w:p>
    <w:p w14:paraId="57AE0EB7" w14:textId="5B567CFF" w:rsidR="00D16BC1" w:rsidRPr="00D16BC1" w:rsidRDefault="00A26A2C">
      <w:pPr>
        <w:rPr>
          <w:ins w:id="520" w:author="Katherine Zhao" w:date="2016-06-16T16:15:00Z"/>
          <w:rPrChange w:id="521" w:author="Katherine Zhao" w:date="2016-06-16T16:18:00Z">
            <w:rPr>
              <w:ins w:id="522" w:author="Katherine Zhao" w:date="2016-06-16T16:15:00Z"/>
            </w:rPr>
          </w:rPrChange>
        </w:rPr>
        <w:pPrChange w:id="523" w:author="Katherine Zhao" w:date="2016-06-16T16:43:00Z">
          <w:pPr>
            <w:pStyle w:val="Heading2"/>
          </w:pPr>
        </w:pPrChange>
      </w:pPr>
      <w:ins w:id="524" w:author="Katherine Zhao" w:date="2016-06-16T16:43:00Z">
        <w:r>
          <w:t xml:space="preserve">        </w:t>
        </w:r>
      </w:ins>
      <w:ins w:id="525" w:author="Katherine Zhao" w:date="2016-06-16T16:18:00Z">
        <w:r w:rsidR="00D16BC1">
          <w:t xml:space="preserve">In this demo, we use PowerBI Online to build </w:t>
        </w:r>
      </w:ins>
      <w:ins w:id="526" w:author="Katherine Zhao" w:date="2016-06-16T16:20:00Z">
        <w:r w:rsidR="00E549D4">
          <w:t xml:space="preserve">two dashboards based on the pre-build reports in PowerBI Desktop files. </w:t>
        </w:r>
      </w:ins>
    </w:p>
    <w:p w14:paraId="1E56F24E" w14:textId="34DE53B3" w:rsidR="00594C18" w:rsidDel="00623F30" w:rsidRDefault="00A26A2C" w:rsidP="003052D9">
      <w:pPr>
        <w:pStyle w:val="Heading3"/>
        <w:rPr>
          <w:del w:id="527" w:author="Katherine Zhao" w:date="2016-06-16T16:15:00Z"/>
        </w:rPr>
      </w:pPr>
      <w:ins w:id="528" w:author="Katherine Zhao" w:date="2016-06-16T16:43:00Z">
        <w:r>
          <w:t xml:space="preserve">        </w:t>
        </w:r>
      </w:ins>
      <w:ins w:id="529" w:author="Katherine Zhao" w:date="2016-06-16T16:38:00Z">
        <w:r w:rsidR="00731C3E">
          <w:t>Click on “Open ‘Customer_Churn_Report (Blob).pbix</w:t>
        </w:r>
      </w:ins>
      <w:ins w:id="530" w:author="Katherine Zhao" w:date="2016-06-16T16:39:00Z">
        <w:r w:rsidR="00731C3E">
          <w:t xml:space="preserve">’ in Power BI” in the above figure or </w:t>
        </w:r>
      </w:ins>
      <w:del w:id="531" w:author="Katherine Zhao" w:date="2016-06-16T16:15:00Z">
        <w:r w:rsidR="003052D9" w:rsidDel="00623F30">
          <w:delText xml:space="preserve">Visualization through PowerBI </w:delText>
        </w:r>
      </w:del>
      <w:del w:id="532" w:author="Katherine Zhao" w:date="2016-06-15T15:03:00Z">
        <w:r w:rsidR="003052D9" w:rsidDel="009C4E0F">
          <w:delText>d</w:delText>
        </w:r>
      </w:del>
      <w:del w:id="533" w:author="Katherine Zhao" w:date="2016-06-16T16:15:00Z">
        <w:r w:rsidR="003052D9" w:rsidDel="00623F30">
          <w:delText>esktop</w:delText>
        </w:r>
      </w:del>
    </w:p>
    <w:p w14:paraId="367D59FC" w14:textId="658EA237" w:rsidR="001962CE" w:rsidRDefault="00731C3E">
      <w:pPr>
        <w:pStyle w:val="Instructions"/>
        <w:rPr>
          <w:ins w:id="534" w:author="Katherine Zhao" w:date="2016-06-15T15:28:00Z"/>
        </w:rPr>
        <w:pPrChange w:id="535" w:author="Katherine Zhao" w:date="2016-06-15T15:28:00Z">
          <w:pPr/>
        </w:pPrChange>
      </w:pPr>
      <w:ins w:id="536" w:author="Katherine Zhao" w:date="2016-06-16T16:39:00Z">
        <w:r>
          <w:t>g</w:t>
        </w:r>
      </w:ins>
      <w:ins w:id="537" w:author="Katherine Zhao" w:date="2016-06-15T15:27:00Z">
        <w:r w:rsidR="0050392C">
          <w:t xml:space="preserve">o to </w:t>
        </w:r>
        <w:r w:rsidR="0050392C">
          <w:fldChar w:fldCharType="begin"/>
        </w:r>
        <w:r w:rsidR="0050392C">
          <w:instrText xml:space="preserve"> HYPERLINK "</w:instrText>
        </w:r>
        <w:r w:rsidR="0050392C" w:rsidRPr="0050392C">
          <w:instrText>http</w:instrText>
        </w:r>
        <w:r w:rsidR="0050392C">
          <w:instrText xml:space="preserve">s://powerbi.microsoft.com/" </w:instrText>
        </w:r>
        <w:r w:rsidR="0050392C">
          <w:fldChar w:fldCharType="separate"/>
        </w:r>
        <w:r w:rsidR="0050392C" w:rsidRPr="006F3035">
          <w:rPr>
            <w:rStyle w:val="Hyperlink"/>
          </w:rPr>
          <w:t>https://powerbi.microsoft.com/</w:t>
        </w:r>
        <w:r w:rsidR="0050392C">
          <w:fldChar w:fldCharType="end"/>
        </w:r>
        <w:r w:rsidR="0050392C">
          <w:t xml:space="preserve"> and sign in with </w:t>
        </w:r>
      </w:ins>
      <w:ins w:id="538" w:author="Katherine Zhao" w:date="2016-06-15T15:28:00Z">
        <w:r w:rsidR="0050392C">
          <w:t>your credentials.</w:t>
        </w:r>
      </w:ins>
    </w:p>
    <w:p w14:paraId="3A2050BC" w14:textId="135C24B4" w:rsidR="00B76412" w:rsidRDefault="00A26A2C">
      <w:pPr>
        <w:rPr>
          <w:ins w:id="539" w:author="Katherine Zhao" w:date="2016-06-16T16:39:00Z"/>
        </w:rPr>
      </w:pPr>
      <w:ins w:id="540" w:author="Katherine Zhao" w:date="2016-06-16T16:43:00Z">
        <w:r>
          <w:lastRenderedPageBreak/>
          <w:t xml:space="preserve">        </w:t>
        </w:r>
      </w:ins>
      <w:ins w:id="541" w:author="Katherine Zhao" w:date="2016-06-16T16:39:00Z">
        <w:r w:rsidR="00B76412">
          <w:t xml:space="preserve">The published reports will be listed under </w:t>
        </w:r>
      </w:ins>
      <w:ins w:id="542" w:author="Katherine Zhao" w:date="2016-06-16T16:40:00Z">
        <w:r w:rsidR="00B76412">
          <w:t>“Reports” section, so you will see two reports are published in our demo “Customer_Churn_Report (Blob)” and “Customer_Churn_Report (Spark)”</w:t>
        </w:r>
      </w:ins>
      <w:ins w:id="543" w:author="Katherine Zhao" w:date="2016-06-16T16:41:00Z">
        <w:r w:rsidR="009625C8">
          <w:t>.</w:t>
        </w:r>
        <w:r w:rsidR="00D02CF3">
          <w:t xml:space="preserve"> Now, we are using the report connected to </w:t>
        </w:r>
      </w:ins>
      <w:ins w:id="544" w:author="Katherine Zhao" w:date="2016-06-16T16:43:00Z">
        <w:r w:rsidR="00323B57">
          <w:t>Blob</w:t>
        </w:r>
      </w:ins>
      <w:ins w:id="545" w:author="Katherine Zhao" w:date="2016-06-16T16:41:00Z">
        <w:r w:rsidR="00D02CF3">
          <w:t xml:space="preserve"> as a</w:t>
        </w:r>
      </w:ins>
      <w:ins w:id="546" w:author="Katherine Zhao" w:date="2016-06-16T16:42:00Z">
        <w:r w:rsidR="00323B57">
          <w:t>n example and the process is the same for the report connected to Spark.</w:t>
        </w:r>
      </w:ins>
    </w:p>
    <w:p w14:paraId="2A5765E5" w14:textId="21F0C902" w:rsidR="00354F5A" w:rsidRDefault="00836ABF">
      <w:pPr>
        <w:pStyle w:val="Instructions"/>
        <w:rPr>
          <w:ins w:id="547" w:author="Katherine Zhao" w:date="2016-06-16T16:35:00Z"/>
        </w:rPr>
        <w:pPrChange w:id="548" w:author="Katherine Zhao" w:date="2016-06-16T16:35:00Z">
          <w:pPr/>
        </w:pPrChange>
      </w:pPr>
      <w:ins w:id="549" w:author="Katherine Zhao" w:date="2016-06-16T16:44:00Z">
        <w:r>
          <w:t xml:space="preserve">        </w:t>
        </w:r>
      </w:ins>
      <w:ins w:id="550" w:author="Katherine Zhao" w:date="2016-06-15T15:28:00Z">
        <w:r w:rsidR="0050392C">
          <w:t>Click “Reports” -&gt; “Customer_Churn_Report</w:t>
        </w:r>
      </w:ins>
      <w:ins w:id="551" w:author="Katherine Zhao" w:date="2016-06-16T16:39:00Z">
        <w:r w:rsidR="00BB1853">
          <w:t xml:space="preserve"> (</w:t>
        </w:r>
      </w:ins>
      <w:ins w:id="552" w:author="Katherine Zhao" w:date="2016-06-16T16:43:00Z">
        <w:r w:rsidR="00A26A2C">
          <w:t>Blob</w:t>
        </w:r>
      </w:ins>
      <w:ins w:id="553" w:author="Katherine Zhao" w:date="2016-06-16T16:39:00Z">
        <w:r w:rsidR="00BB1853">
          <w:t>)</w:t>
        </w:r>
      </w:ins>
      <w:ins w:id="554" w:author="Katherine Zhao" w:date="2016-06-15T15:29:00Z">
        <w:r w:rsidR="0050392C">
          <w:t>” to review the report.</w:t>
        </w:r>
      </w:ins>
      <w:ins w:id="555" w:author="Katherine Zhao" w:date="2016-06-15T15:30:00Z">
        <w:r w:rsidR="0050392C">
          <w:t xml:space="preserve"> The report will look the same as it is in the PowerBI Desktop.</w:t>
        </w:r>
      </w:ins>
    </w:p>
    <w:p w14:paraId="35FF09C5" w14:textId="77777777" w:rsidR="001F6FD5" w:rsidRDefault="001F6FD5">
      <w:pPr>
        <w:pStyle w:val="Instructions"/>
        <w:rPr>
          <w:ins w:id="556" w:author="Katherine Zhao" w:date="2016-06-15T15:34:00Z"/>
        </w:rPr>
        <w:pPrChange w:id="557" w:author="Katherine Zhao" w:date="2016-06-16T16:35:00Z">
          <w:pPr/>
        </w:pPrChange>
      </w:pPr>
    </w:p>
    <w:p w14:paraId="68BA7B02" w14:textId="0C474143" w:rsidR="0043672A" w:rsidRDefault="00836ABF">
      <w:pPr>
        <w:pStyle w:val="Instructions"/>
        <w:rPr>
          <w:ins w:id="558" w:author="Katherine Zhao" w:date="2016-06-15T15:37:00Z"/>
        </w:rPr>
        <w:pPrChange w:id="559" w:author="Katherine Zhao" w:date="2016-06-15T15:37:00Z">
          <w:pPr/>
        </w:pPrChange>
      </w:pPr>
      <w:ins w:id="560" w:author="Katherine Zhao" w:date="2016-06-16T16:44:00Z">
        <w:r>
          <w:t xml:space="preserve">        </w:t>
        </w:r>
      </w:ins>
      <w:ins w:id="561" w:author="Katherine Zhao" w:date="2016-06-15T15:35:00Z">
        <w:r w:rsidR="00354F5A">
          <w:t>Click “Pin visual</w:t>
        </w:r>
      </w:ins>
      <w:ins w:id="562" w:author="Katherine Zhao" w:date="2016-06-15T15:36:00Z">
        <w:r w:rsidR="0043672A">
          <w:t xml:space="preserve">” on the right upper corner of each visualization to pin </w:t>
        </w:r>
      </w:ins>
      <w:ins w:id="563" w:author="Katherine Zhao" w:date="2016-06-15T15:37:00Z">
        <w:r w:rsidR="0043672A">
          <w:t>it to a new dashboard.</w:t>
        </w:r>
      </w:ins>
    </w:p>
    <w:p w14:paraId="262CBE9B" w14:textId="644D6DDD" w:rsidR="0043672A" w:rsidRDefault="00F714D9">
      <w:pPr>
        <w:rPr>
          <w:ins w:id="564" w:author="Katherine Zhao" w:date="2016-06-15T15:37:00Z"/>
        </w:rPr>
      </w:pPr>
      <w:ins w:id="565" w:author="Katherine Zhao" w:date="2016-06-15T16:23:00Z">
        <w:r>
          <w:rPr>
            <w:noProof/>
            <w:lang w:eastAsia="zh-CN"/>
          </w:rPr>
          <w:drawing>
            <wp:inline distT="0" distB="0" distL="0" distR="0" wp14:anchorId="097C934D" wp14:editId="0B2BA68D">
              <wp:extent cx="4800600" cy="22479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0600" cy="2247900"/>
                      </a:xfrm>
                      <a:prstGeom prst="rect">
                        <a:avLst/>
                      </a:prstGeom>
                    </pic:spPr>
                  </pic:pic>
                </a:graphicData>
              </a:graphic>
            </wp:inline>
          </w:drawing>
        </w:r>
      </w:ins>
      <w:ins w:id="566" w:author="Katherine Zhao" w:date="2016-06-15T15:37:00Z">
        <w:r w:rsidR="0043672A" w:rsidDel="00F86619">
          <w:t xml:space="preserve"> </w:t>
        </w:r>
      </w:ins>
    </w:p>
    <w:p w14:paraId="04007B90" w14:textId="284A6786" w:rsidR="006770D6" w:rsidRDefault="00836ABF">
      <w:pPr>
        <w:rPr>
          <w:ins w:id="567" w:author="Katherine Zhao" w:date="2016-06-15T15:39:00Z"/>
        </w:rPr>
      </w:pPr>
      <w:ins w:id="568" w:author="Katherine Zhao" w:date="2016-06-16T16:44:00Z">
        <w:r>
          <w:t xml:space="preserve">        </w:t>
        </w:r>
      </w:ins>
      <w:ins w:id="569" w:author="Katherine Zhao" w:date="2016-06-15T15:37:00Z">
        <w:r w:rsidR="0043672A">
          <w:t xml:space="preserve">We pin </w:t>
        </w:r>
        <w:r w:rsidR="006770D6">
          <w:t xml:space="preserve">all </w:t>
        </w:r>
      </w:ins>
      <w:ins w:id="570" w:author="Katherine Zhao" w:date="2016-06-15T15:38:00Z">
        <w:r w:rsidR="006770D6">
          <w:t>visualizations</w:t>
        </w:r>
      </w:ins>
      <w:ins w:id="571" w:author="Katherine Zhao" w:date="2016-06-15T15:37:00Z">
        <w:r w:rsidR="006770D6">
          <w:t xml:space="preserve"> for</w:t>
        </w:r>
      </w:ins>
      <w:ins w:id="572" w:author="Katherine Zhao" w:date="2016-06-15T15:38:00Z">
        <w:r w:rsidR="006770D6">
          <w:t xml:space="preserve"> exploring the data to a </w:t>
        </w:r>
        <w:r w:rsidR="006770D6" w:rsidRPr="00C81D35">
          <w:rPr>
            <w:b/>
            <w:rPrChange w:id="573" w:author="Katherine Zhao" w:date="2016-06-16T16:44:00Z">
              <w:rPr/>
            </w:rPrChange>
          </w:rPr>
          <w:t>“Customer Churn Exploring Data”</w:t>
        </w:r>
        <w:r w:rsidR="006770D6">
          <w:t xml:space="preserve"> dashboard and pin all visualizations for prediction results to a </w:t>
        </w:r>
        <w:r w:rsidR="006770D6" w:rsidRPr="00C81D35">
          <w:rPr>
            <w:b/>
            <w:rPrChange w:id="574" w:author="Katherine Zhao" w:date="2016-06-16T16:44:00Z">
              <w:rPr/>
            </w:rPrChange>
          </w:rPr>
          <w:t xml:space="preserve">“Customer Churn </w:t>
        </w:r>
      </w:ins>
      <w:ins w:id="575" w:author="Katherine Zhao" w:date="2016-06-15T15:39:00Z">
        <w:r w:rsidR="006770D6" w:rsidRPr="00C81D35">
          <w:rPr>
            <w:b/>
            <w:rPrChange w:id="576" w:author="Katherine Zhao" w:date="2016-06-16T16:44:00Z">
              <w:rPr/>
            </w:rPrChange>
          </w:rPr>
          <w:t>Model Predictions”</w:t>
        </w:r>
        <w:r w:rsidR="006770D6">
          <w:t xml:space="preserve"> dashboard. In each dashboard, we move the pinned visualizations to their best positions.</w:t>
        </w:r>
      </w:ins>
    </w:p>
    <w:p w14:paraId="0CDC1077" w14:textId="6803480B" w:rsidR="00FE580A" w:rsidRDefault="00836ABF">
      <w:pPr>
        <w:rPr>
          <w:ins w:id="577" w:author="Katherine Zhao" w:date="2016-06-15T16:24:00Z"/>
        </w:rPr>
      </w:pPr>
      <w:ins w:id="578" w:author="Katherine Zhao" w:date="2016-06-16T16:44:00Z">
        <w:r>
          <w:t xml:space="preserve">        </w:t>
        </w:r>
      </w:ins>
      <w:ins w:id="579" w:author="Katherine Zhao" w:date="2016-06-15T15:39:00Z">
        <w:r w:rsidR="006770D6">
          <w:t xml:space="preserve">In the </w:t>
        </w:r>
      </w:ins>
      <w:ins w:id="580" w:author="Katherine Zhao" w:date="2016-06-15T15:40:00Z">
        <w:r w:rsidR="006770D6" w:rsidRPr="00342606">
          <w:rPr>
            <w:b/>
            <w:rPrChange w:id="581" w:author="Katherine Zhao" w:date="2016-06-16T16:44:00Z">
              <w:rPr/>
            </w:rPrChange>
          </w:rPr>
          <w:t>Customer Churn Exploring Data</w:t>
        </w:r>
        <w:r w:rsidR="006770D6">
          <w:t xml:space="preserve"> dashboard</w:t>
        </w:r>
      </w:ins>
      <w:ins w:id="582" w:author="Katherine Zhao" w:date="2016-06-15T17:19:00Z">
        <w:r w:rsidR="009878DD">
          <w:t xml:space="preserve"> below</w:t>
        </w:r>
      </w:ins>
      <w:ins w:id="583" w:author="Katherine Zhao" w:date="2016-06-15T15:40:00Z">
        <w:r w:rsidR="006770D6">
          <w:t xml:space="preserve">, we can </w:t>
        </w:r>
      </w:ins>
      <w:ins w:id="584" w:author="Katherine Zhao" w:date="2016-06-15T16:46:00Z">
        <w:r w:rsidR="0053028A">
          <w:t>see</w:t>
        </w:r>
      </w:ins>
      <w:ins w:id="585" w:author="Katherine Zhao" w:date="2016-06-15T16:48:00Z">
        <w:r w:rsidR="0053028A">
          <w:t xml:space="preserve"> 10,000 </w:t>
        </w:r>
      </w:ins>
      <w:ins w:id="586" w:author="Katherine Zhao" w:date="2016-06-15T16:51:00Z">
        <w:r w:rsidR="000F55E1">
          <w:t>users</w:t>
        </w:r>
      </w:ins>
      <w:ins w:id="587" w:author="Katherine Zhao" w:date="2016-06-15T16:48:00Z">
        <w:r w:rsidR="0053028A">
          <w:t xml:space="preserve"> made 285,000 products purchase</w:t>
        </w:r>
      </w:ins>
      <w:ins w:id="588" w:author="Katherine Zhao" w:date="2016-06-15T17:11:00Z">
        <w:r w:rsidR="00011E04">
          <w:t>s</w:t>
        </w:r>
      </w:ins>
      <w:ins w:id="589" w:author="Katherine Zhao" w:date="2016-06-15T16:48:00Z">
        <w:r w:rsidR="0053028A">
          <w:t xml:space="preserve"> </w:t>
        </w:r>
      </w:ins>
      <w:ins w:id="590" w:author="Katherine Zhao" w:date="2016-06-15T16:57:00Z">
        <w:r w:rsidR="00F30FA8">
          <w:t xml:space="preserve">in 2000 and 2001 </w:t>
        </w:r>
      </w:ins>
      <w:ins w:id="591" w:author="Katherine Zhao" w:date="2016-06-15T16:48:00Z">
        <w:r w:rsidR="00011E04">
          <w:t>that contribute</w:t>
        </w:r>
        <w:r w:rsidR="0053028A">
          <w:t xml:space="preserve"> to $27 million revenue.</w:t>
        </w:r>
      </w:ins>
      <w:ins w:id="592" w:author="Katherine Zhao" w:date="2016-06-15T16:49:00Z">
        <w:r w:rsidR="0053028A">
          <w:t xml:space="preserve"> </w:t>
        </w:r>
      </w:ins>
      <w:ins w:id="593" w:author="Katherine Zhao" w:date="2016-06-15T17:11:00Z">
        <w:r w:rsidR="00011E04">
          <w:t>Looking at users at different age ranges</w:t>
        </w:r>
      </w:ins>
      <w:ins w:id="594" w:author="Katherine Zhao" w:date="2016-06-15T16:57:00Z">
        <w:r w:rsidR="00F62D8B">
          <w:t xml:space="preserve">, </w:t>
        </w:r>
      </w:ins>
      <w:ins w:id="595" w:author="Katherine Zhao" w:date="2016-06-15T16:49:00Z">
        <w:r w:rsidR="000F55E1">
          <w:t>3</w:t>
        </w:r>
      </w:ins>
      <w:ins w:id="596" w:author="Katherine Zhao" w:date="2016-06-15T16:50:00Z">
        <w:r w:rsidR="00011E04">
          <w:t xml:space="preserve">1-35 age </w:t>
        </w:r>
        <w:r w:rsidR="00F62D8B">
          <w:t>group</w:t>
        </w:r>
        <w:r w:rsidR="000F55E1">
          <w:t xml:space="preserve"> has the </w:t>
        </w:r>
      </w:ins>
      <w:ins w:id="597" w:author="Katherine Zhao" w:date="2016-06-15T16:51:00Z">
        <w:r w:rsidR="000F55E1">
          <w:t xml:space="preserve">largest number of </w:t>
        </w:r>
        <w:r w:rsidR="00F62D8B">
          <w:t xml:space="preserve">users and </w:t>
        </w:r>
      </w:ins>
      <w:ins w:id="598" w:author="Katherine Zhao" w:date="2016-06-15T17:03:00Z">
        <w:r w:rsidR="00952409">
          <w:t>makes the largest number of purchases</w:t>
        </w:r>
      </w:ins>
      <w:ins w:id="599" w:author="Katherine Zhao" w:date="2016-06-15T16:51:00Z">
        <w:r w:rsidR="00F62D8B">
          <w:t xml:space="preserve"> than any other groups, but users over 66 have the highest average of total value</w:t>
        </w:r>
      </w:ins>
      <w:ins w:id="600" w:author="Katherine Zhao" w:date="2016-06-15T17:00:00Z">
        <w:r w:rsidR="008E579D">
          <w:t xml:space="preserve"> (revenue)</w:t>
        </w:r>
      </w:ins>
      <w:ins w:id="601" w:author="Katherine Zhao" w:date="2016-06-15T16:51:00Z">
        <w:r w:rsidR="000F55E1">
          <w:t xml:space="preserve">. </w:t>
        </w:r>
        <w:r w:rsidR="008E579D">
          <w:t>In terms of region</w:t>
        </w:r>
      </w:ins>
      <w:ins w:id="602" w:author="Katherine Zhao" w:date="2016-06-15T17:21:00Z">
        <w:r w:rsidR="00F1615E">
          <w:t xml:space="preserve"> (</w:t>
        </w:r>
        <w:r w:rsidR="00F1615E" w:rsidRPr="00C233EC">
          <w:rPr>
            <w:rStyle w:val="InstructionsChar"/>
            <w:rFonts w:eastAsia="SimSun"/>
            <w:rPrChange w:id="603" w:author="Katherine Zhao" w:date="2016-06-15T17:21:00Z">
              <w:rPr/>
            </w:rPrChange>
          </w:rPr>
          <w:t>click on the “Count of UserId by Region” while talking</w:t>
        </w:r>
        <w:r w:rsidR="00F1615E">
          <w:t>)</w:t>
        </w:r>
      </w:ins>
      <w:ins w:id="604" w:author="Katherine Zhao" w:date="2016-06-15T16:51:00Z">
        <w:r w:rsidR="008E579D">
          <w:t xml:space="preserve">, </w:t>
        </w:r>
      </w:ins>
      <w:ins w:id="605" w:author="Katherine Zhao" w:date="2016-06-15T17:02:00Z">
        <w:r w:rsidR="00952409">
          <w:t>the Northeast region has the largest number of users and makes the largest number of purchases</w:t>
        </w:r>
      </w:ins>
      <w:ins w:id="606" w:author="Katherine Zhao" w:date="2016-06-15T17:03:00Z">
        <w:r w:rsidR="00952409">
          <w:t>, and the purchases also have high value</w:t>
        </w:r>
      </w:ins>
      <w:ins w:id="607" w:author="Katherine Zhao" w:date="2016-06-15T17:14:00Z">
        <w:r w:rsidR="009A1F55">
          <w:t>s</w:t>
        </w:r>
      </w:ins>
      <w:ins w:id="608" w:author="Katherine Zhao" w:date="2016-06-15T17:02:00Z">
        <w:r w:rsidR="00952409">
          <w:t xml:space="preserve">. </w:t>
        </w:r>
      </w:ins>
    </w:p>
    <w:p w14:paraId="2E730849" w14:textId="77777777" w:rsidR="00FE580A" w:rsidRDefault="00FE580A">
      <w:pPr>
        <w:rPr>
          <w:ins w:id="609" w:author="Katherine Zhao" w:date="2016-06-15T16:24:00Z"/>
        </w:rPr>
      </w:pPr>
    </w:p>
    <w:p w14:paraId="72E6F581" w14:textId="12F4D70D" w:rsidR="00FE580A" w:rsidRDefault="001F6FD5">
      <w:pPr>
        <w:rPr>
          <w:ins w:id="610" w:author="Katherine Zhao" w:date="2016-06-15T16:45:00Z"/>
        </w:rPr>
      </w:pPr>
      <w:ins w:id="611" w:author="Katherine Zhao" w:date="2016-06-16T16:36:00Z">
        <w:r>
          <w:rPr>
            <w:noProof/>
            <w:lang w:eastAsia="zh-CN"/>
          </w:rPr>
          <w:lastRenderedPageBreak/>
          <w:drawing>
            <wp:inline distT="0" distB="0" distL="0" distR="0" wp14:anchorId="55EAD85A" wp14:editId="76D46E7E">
              <wp:extent cx="5943600" cy="39624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1 - Copy.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77DFEE3D" w14:textId="094FAC47" w:rsidR="006C5631" w:rsidRDefault="00C81D35">
      <w:pPr>
        <w:rPr>
          <w:ins w:id="612" w:author="Katherine Zhao" w:date="2016-06-15T16:24:00Z"/>
        </w:rPr>
      </w:pPr>
      <w:ins w:id="613" w:author="Katherine Zhao" w:date="2016-06-16T16:45:00Z">
        <w:r>
          <w:t xml:space="preserve">        </w:t>
        </w:r>
      </w:ins>
      <w:ins w:id="614" w:author="Katherine Zhao" w:date="2016-06-15T16:45:00Z">
        <w:r w:rsidR="006C5631">
          <w:t xml:space="preserve">In the </w:t>
        </w:r>
      </w:ins>
      <w:ins w:id="615" w:author="Katherine Zhao" w:date="2016-06-15T17:04:00Z">
        <w:r w:rsidR="006C5631" w:rsidRPr="00C81D35">
          <w:rPr>
            <w:b/>
            <w:rPrChange w:id="616" w:author="Katherine Zhao" w:date="2016-06-16T16:45:00Z">
              <w:rPr/>
            </w:rPrChange>
          </w:rPr>
          <w:t>C</w:t>
        </w:r>
        <w:r w:rsidRPr="00C81D35">
          <w:rPr>
            <w:b/>
            <w:rPrChange w:id="617" w:author="Katherine Zhao" w:date="2016-06-16T16:45:00Z">
              <w:rPr/>
            </w:rPrChange>
          </w:rPr>
          <w:t>ustomer Churn Model Predictions</w:t>
        </w:r>
        <w:r w:rsidR="006C5631">
          <w:t xml:space="preserve"> dashboard</w:t>
        </w:r>
      </w:ins>
      <w:ins w:id="618" w:author="Katherine Zhao" w:date="2016-06-15T17:22:00Z">
        <w:r w:rsidR="009F7756">
          <w:t xml:space="preserve"> below</w:t>
        </w:r>
      </w:ins>
      <w:ins w:id="619" w:author="Katherine Zhao" w:date="2016-06-15T17:04:00Z">
        <w:r w:rsidR="006C5631">
          <w:t xml:space="preserve">, we </w:t>
        </w:r>
        <w:r w:rsidR="008B5586">
          <w:t xml:space="preserve">can see there are 58.5% users churned based our prediction. </w:t>
        </w:r>
      </w:ins>
      <w:ins w:id="620" w:author="Katherine Zhao" w:date="2016-06-15T17:09:00Z">
        <w:r w:rsidR="00B44F56">
          <w:t>If we look at user in different age ranges</w:t>
        </w:r>
      </w:ins>
      <w:ins w:id="621" w:author="Katherine Zhao" w:date="2016-06-15T17:06:00Z">
        <w:r w:rsidR="008B5586">
          <w:t xml:space="preserve">, </w:t>
        </w:r>
      </w:ins>
      <w:ins w:id="622" w:author="Katherine Zhao" w:date="2016-06-15T17:09:00Z">
        <w:r w:rsidR="00B44F56">
          <w:t xml:space="preserve">we will find </w:t>
        </w:r>
      </w:ins>
      <w:ins w:id="623" w:author="Katherine Zhao" w:date="2016-06-15T17:05:00Z">
        <w:r w:rsidR="008B5586">
          <w:t>users over 66 years old are more likel</w:t>
        </w:r>
        <w:r w:rsidR="00B44F56">
          <w:t xml:space="preserve">y to churn than other age groups </w:t>
        </w:r>
      </w:ins>
      <w:ins w:id="624" w:author="Katherine Zhao" w:date="2016-06-15T17:07:00Z">
        <w:r w:rsidR="008B5586">
          <w:t>and users in 36-40 age group are less likely to churn</w:t>
        </w:r>
      </w:ins>
      <w:ins w:id="625" w:author="Katherine Zhao" w:date="2016-06-15T17:05:00Z">
        <w:r w:rsidR="008B5586">
          <w:t xml:space="preserve">. </w:t>
        </w:r>
      </w:ins>
      <w:ins w:id="626" w:author="Katherine Zhao" w:date="2016-06-15T17:07:00Z">
        <w:r w:rsidR="00B44F56">
          <w:t xml:space="preserve"> S</w:t>
        </w:r>
      </w:ins>
      <w:ins w:id="627" w:author="Katherine Zhao" w:date="2016-06-15T17:09:00Z">
        <w:r w:rsidR="00B44F56">
          <w:t>peaking of the region</w:t>
        </w:r>
      </w:ins>
      <w:ins w:id="628" w:author="Katherine Zhao" w:date="2016-06-15T17:24:00Z">
        <w:r w:rsidR="00745EE6">
          <w:t xml:space="preserve"> (</w:t>
        </w:r>
        <w:r w:rsidR="00745EE6" w:rsidRPr="00745EE6">
          <w:rPr>
            <w:rStyle w:val="InstructionsChar"/>
            <w:rFonts w:eastAsia="SimSun"/>
            <w:rPrChange w:id="629" w:author="Katherine Zhao" w:date="2016-06-15T17:24:00Z">
              <w:rPr/>
            </w:rPrChange>
          </w:rPr>
          <w:t>click on the largest bubble in the map while talking</w:t>
        </w:r>
        <w:r w:rsidR="00745EE6">
          <w:t>)</w:t>
        </w:r>
      </w:ins>
      <w:ins w:id="630" w:author="Katherine Zhao" w:date="2016-06-15T17:07:00Z">
        <w:r w:rsidR="008B5586">
          <w:t>, users in Midwest has t</w:t>
        </w:r>
      </w:ins>
      <w:ins w:id="631" w:author="Katherine Zhao" w:date="2016-06-15T17:08:00Z">
        <w:r w:rsidR="008B5586">
          <w:t>he highest churn rate and users in Northeast has the lowest churn rate.</w:t>
        </w:r>
      </w:ins>
      <w:ins w:id="632" w:author="Katherine Zhao" w:date="2016-06-15T17:10:00Z">
        <w:r w:rsidR="00DB7701">
          <w:t xml:space="preserve"> In terms of the promotion, we could target users over 66 years old, who has the highest purchase power</w:t>
        </w:r>
      </w:ins>
      <w:ins w:id="633" w:author="Katherine Zhao" w:date="2016-06-15T17:11:00Z">
        <w:r w:rsidR="00DB7701">
          <w:t>, and users in Midwest</w:t>
        </w:r>
        <w:r w:rsidR="00E478D7">
          <w:t>.</w:t>
        </w:r>
      </w:ins>
    </w:p>
    <w:p w14:paraId="2E170790" w14:textId="3840E13D" w:rsidR="00FE580A" w:rsidRPr="009D63B3" w:rsidRDefault="001F6FD5">
      <w:pPr>
        <w:rPr>
          <w:ins w:id="634" w:author="Katherine Zhao" w:date="2016-06-15T16:24:00Z"/>
          <w:b/>
          <w:rPrChange w:id="635" w:author="Katherine Zhao" w:date="2016-06-15T16:46:00Z">
            <w:rPr>
              <w:ins w:id="636" w:author="Katherine Zhao" w:date="2016-06-15T16:24:00Z"/>
            </w:rPr>
          </w:rPrChange>
        </w:rPr>
      </w:pPr>
      <w:ins w:id="637" w:author="Katherine Zhao" w:date="2016-06-16T16:36:00Z">
        <w:r>
          <w:rPr>
            <w:b/>
            <w:noProof/>
            <w:lang w:eastAsia="zh-CN"/>
          </w:rPr>
          <w:lastRenderedPageBreak/>
          <w:drawing>
            <wp:inline distT="0" distB="0" distL="0" distR="0" wp14:anchorId="2C0DB335" wp14:editId="6BDAE5BC">
              <wp:extent cx="5943600" cy="337312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 - Copy.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ins>
    </w:p>
    <w:p w14:paraId="7F9EDCC9" w14:textId="1083DF37" w:rsidR="005B7C1D" w:rsidRPr="001962CE" w:rsidDel="00311FF6" w:rsidRDefault="00FE580A">
      <w:pPr>
        <w:spacing w:after="0" w:line="240" w:lineRule="auto"/>
        <w:ind w:firstLine="720"/>
        <w:textAlignment w:val="center"/>
        <w:rPr>
          <w:del w:id="638" w:author="Katherine Zhao" w:date="2016-06-15T14:33:00Z"/>
          <w:rFonts w:ascii="Calibri" w:eastAsia="Times New Roman" w:hAnsi="Calibri" w:cs="Times New Roman"/>
          <w:color w:val="000000"/>
          <w:rPrChange w:id="639" w:author="Katherine Zhao" w:date="2016-06-15T14:54:00Z">
            <w:rPr>
              <w:del w:id="640" w:author="Katherine Zhao" w:date="2016-06-15T14:33:00Z"/>
            </w:rPr>
          </w:rPrChange>
        </w:rPr>
        <w:pPrChange w:id="641" w:author="Katherine Zhao" w:date="2016-06-15T14:54:00Z">
          <w:pPr>
            <w:ind w:firstLine="360"/>
          </w:pPr>
        </w:pPrChange>
      </w:pPr>
      <w:ins w:id="642" w:author="Katherine Zhao" w:date="2016-06-15T16:24:00Z">
        <w:r w:rsidDel="00F86619">
          <w:t xml:space="preserve"> </w:t>
        </w:r>
      </w:ins>
      <w:del w:id="643" w:author="Katherine Zhao" w:date="2016-06-15T14:45:00Z">
        <w:r w:rsidR="007809BE" w:rsidDel="00F86619">
          <w:delText xml:space="preserve">Now we can walk through the </w:delText>
        </w:r>
      </w:del>
      <w:del w:id="644" w:author="Katherine Zhao" w:date="2016-06-15T14:24:00Z">
        <w:r w:rsidR="007809BE" w:rsidDel="005B7C1D">
          <w:delText xml:space="preserve">dashboard </w:delText>
        </w:r>
      </w:del>
    </w:p>
    <w:p w14:paraId="6A685FF2" w14:textId="77777777" w:rsidR="007809BE" w:rsidRPr="007809BE" w:rsidDel="001F6FD5" w:rsidRDefault="007809BE">
      <w:pPr>
        <w:rPr>
          <w:del w:id="645" w:author="Katherine Zhao" w:date="2016-06-16T16:36:00Z"/>
        </w:rPr>
      </w:pPr>
    </w:p>
    <w:p w14:paraId="4BC6DAA4" w14:textId="1DADDE92" w:rsidR="00237172" w:rsidDel="001F6FD5" w:rsidRDefault="00237172" w:rsidP="00594C18">
      <w:pPr>
        <w:ind w:left="720"/>
        <w:rPr>
          <w:del w:id="646" w:author="Katherine Zhao" w:date="2016-06-16T16:36:00Z"/>
        </w:rPr>
      </w:pPr>
    </w:p>
    <w:p w14:paraId="7B5D12BF" w14:textId="66ACB921" w:rsidR="00EB7CC0" w:rsidDel="001F6FD5" w:rsidRDefault="00EB7CC0" w:rsidP="00D932CF">
      <w:pPr>
        <w:pStyle w:val="Heading2"/>
        <w:rPr>
          <w:del w:id="647" w:author="Katherine Zhao" w:date="2016-06-16T16:36:00Z"/>
        </w:rPr>
      </w:pPr>
      <w:del w:id="648" w:author="Katherine Zhao" w:date="2016-06-16T16:36:00Z">
        <w:r w:rsidDel="001F6FD5">
          <w:delText>PowerBI online with Spark</w:delText>
        </w:r>
      </w:del>
    </w:p>
    <w:p w14:paraId="3101A7F8" w14:textId="412D6DBF" w:rsidR="006C591B" w:rsidDel="001F6FD5" w:rsidRDefault="00AC3E1D" w:rsidP="003F5E71">
      <w:pPr>
        <w:ind w:firstLine="360"/>
        <w:rPr>
          <w:del w:id="649" w:author="Katherine Zhao" w:date="2016-06-16T16:36:00Z"/>
        </w:rPr>
      </w:pPr>
      <w:del w:id="650" w:author="Katherine Zhao" w:date="2016-06-16T16:36:00Z">
        <w:r w:rsidRPr="00AC3E1D" w:rsidDel="001F6FD5">
          <w:delText>Azure HDInsight </w:delText>
        </w:r>
        <w:r w:rsidR="00367C6B" w:rsidDel="001F6FD5">
          <w:fldChar w:fldCharType="begin"/>
        </w:r>
        <w:r w:rsidR="00367C6B" w:rsidDel="001F6FD5">
          <w:delInstrText xml:space="preserve"> HYPERLINK "http://blogs.technet.com/b/dataplatforminsider/archive/2015/07/10/microsoft-lights-up-interactive-insights-on-big-data-with-spark-for-azure-hdinsight-and-power-bi.aspx" </w:delInstrText>
        </w:r>
        <w:r w:rsidR="00367C6B" w:rsidDel="001F6FD5">
          <w:fldChar w:fldCharType="separate"/>
        </w:r>
        <w:r w:rsidRPr="00AC3E1D" w:rsidDel="001F6FD5">
          <w:delText>now offers</w:delText>
        </w:r>
        <w:r w:rsidR="00367C6B" w:rsidDel="001F6FD5">
          <w:fldChar w:fldCharType="end"/>
        </w:r>
        <w:r w:rsidRPr="00AC3E1D" w:rsidDel="001F6FD5">
          <w:delText> a fully managed Spark service. This capability allows for scenarios such as iterative machine learning and interactive data analysis. Power BI allows you to directly connect to the data in </w:delText>
        </w:r>
        <w:r w:rsidR="00367C6B" w:rsidDel="001F6FD5">
          <w:fldChar w:fldCharType="begin"/>
        </w:r>
        <w:r w:rsidR="00367C6B" w:rsidDel="001F6FD5">
          <w:delInstrText xml:space="preserve"> HYPERLINK "http://go.microsoft.com/fwlink/?LinkId=616226" </w:delInstrText>
        </w:r>
        <w:r w:rsidR="00367C6B" w:rsidDel="001F6FD5">
          <w:fldChar w:fldCharType="separate"/>
        </w:r>
        <w:r w:rsidRPr="00AC3E1D" w:rsidDel="001F6FD5">
          <w:delText>Spark on HDInsight</w:delText>
        </w:r>
        <w:r w:rsidR="00367C6B" w:rsidDel="001F6FD5">
          <w:fldChar w:fldCharType="end"/>
        </w:r>
        <w:r w:rsidRPr="00AC3E1D" w:rsidDel="001F6FD5">
          <w:delText> offering simple and live exploration</w:delText>
        </w:r>
        <w:r w:rsidDel="001F6FD5">
          <w:delText>.</w:delText>
        </w:r>
      </w:del>
    </w:p>
    <w:p w14:paraId="55635B94" w14:textId="0E01480A" w:rsidR="00AC3E1D" w:rsidRPr="00AC3E1D" w:rsidDel="001F6FD5" w:rsidRDefault="00AC3E1D" w:rsidP="003F5E71">
      <w:pPr>
        <w:ind w:firstLine="360"/>
        <w:rPr>
          <w:del w:id="651" w:author="Katherine Zhao" w:date="2016-06-16T16:36:00Z"/>
        </w:rPr>
      </w:pPr>
      <w:del w:id="652" w:author="Katherine Zhao" w:date="2016-06-16T16:36:00Z">
        <w:r w:rsidRPr="00AC3E1D" w:rsidDel="001F6FD5">
          <w:delText>Power BI allows you to connect directly to your Spark cluster and explore and monitor data without requiring a data model as an intermediate cache. This offers interactive exploration of your data and automatically refreshes the visuals without requiring a scheduled refresh.</w:delText>
        </w:r>
      </w:del>
    </w:p>
    <w:p w14:paraId="47CD8699" w14:textId="46BBE251" w:rsidR="00AC3E1D" w:rsidDel="001F6FD5" w:rsidRDefault="00436046" w:rsidP="00144D99">
      <w:pPr>
        <w:rPr>
          <w:del w:id="653" w:author="Katherine Zhao" w:date="2016-06-16T16:36:00Z"/>
        </w:rPr>
      </w:pPr>
      <w:del w:id="654" w:author="Katherine Zhao" w:date="2016-06-16T16:36:00Z">
        <w:r w:rsidDel="001F6FD5">
          <w:delText xml:space="preserve">Login to PowerBI online using </w:delText>
        </w:r>
      </w:del>
      <w:ins w:id="655" w:author="Min Qiu" w:date="2016-06-16T12:07:00Z">
        <w:del w:id="656" w:author="Katherine Zhao" w:date="2016-06-16T16:36:00Z">
          <w:r w:rsidR="0004135C" w:rsidDel="001F6FD5">
            <w:delText xml:space="preserve">your account. </w:delText>
          </w:r>
        </w:del>
      </w:ins>
    </w:p>
    <w:p w14:paraId="2E48AF29" w14:textId="77777777" w:rsidR="00216119" w:rsidRDefault="00216119" w:rsidP="00144D99"/>
    <w:p w14:paraId="082967CC" w14:textId="654A7C81" w:rsidR="00795BCC" w:rsidRDefault="00795BCC" w:rsidP="00B71868">
      <w:pPr>
        <w:pStyle w:val="Heading1"/>
      </w:pPr>
      <w:r w:rsidRPr="00533C21">
        <w:t>CLEANUP</w:t>
      </w:r>
    </w:p>
    <w:p w14:paraId="75975B4B" w14:textId="6A6FF189" w:rsidR="00533C21" w:rsidDel="001C4927" w:rsidRDefault="00FF7268" w:rsidP="00FF7268">
      <w:pPr>
        <w:rPr>
          <w:del w:id="657" w:author="Min Qiu" w:date="2016-06-16T12:06:00Z"/>
        </w:rPr>
      </w:pPr>
      <w:r>
        <w:t>If you create a separate resource group in the portal, you can simple delete the resource group which will clean very thing.</w:t>
      </w:r>
    </w:p>
    <w:p w14:paraId="3445D370" w14:textId="75CD5058" w:rsidR="00FF7268" w:rsidRDefault="00FF7268" w:rsidP="00FF7268"/>
    <w:p w14:paraId="609025F2" w14:textId="01DAEED5" w:rsidR="00FF7268" w:rsidRPr="00533C21" w:rsidDel="001C4927" w:rsidRDefault="00FF7268" w:rsidP="00FF7268">
      <w:pPr>
        <w:rPr>
          <w:del w:id="658" w:author="Min Qiu" w:date="2016-06-16T12:06:00Z"/>
        </w:rPr>
      </w:pPr>
    </w:p>
    <w:p w14:paraId="1F9EC7C6" w14:textId="28D76F21" w:rsidR="00EF21B2" w:rsidDel="001C4927" w:rsidRDefault="00EF21B2" w:rsidP="00C7089A">
      <w:pPr>
        <w:rPr>
          <w:del w:id="659" w:author="Min Qiu" w:date="2016-06-16T12:06:00Z"/>
        </w:rPr>
      </w:pPr>
    </w:p>
    <w:p w14:paraId="1CB6DB59" w14:textId="2352FD3A" w:rsidR="00B83EB2" w:rsidDel="001C4927" w:rsidRDefault="00B83EB2" w:rsidP="00C7089A">
      <w:pPr>
        <w:rPr>
          <w:del w:id="660" w:author="Min Qiu" w:date="2016-06-16T12:06:00Z"/>
        </w:rPr>
      </w:pPr>
    </w:p>
    <w:p w14:paraId="5043E404" w14:textId="19961699" w:rsidR="002E5F55" w:rsidRPr="000554ED" w:rsidDel="001C4927" w:rsidRDefault="002E5F55" w:rsidP="002D396B">
      <w:pPr>
        <w:spacing w:after="0" w:line="240" w:lineRule="auto"/>
        <w:ind w:left="540"/>
        <w:textAlignment w:val="center"/>
        <w:rPr>
          <w:del w:id="661" w:author="Min Qiu" w:date="2016-06-16T12:06:00Z"/>
          <w:rFonts w:eastAsia="Times New Roman" w:cs="Times New Roman"/>
          <w:color w:val="000000"/>
        </w:rPr>
      </w:pPr>
    </w:p>
    <w:p w14:paraId="16C67C82" w14:textId="41F3ECE4" w:rsidR="00DF23BD" w:rsidRPr="00CE0101" w:rsidRDefault="00DF23BD">
      <w:pPr>
        <w:spacing w:after="0" w:line="240" w:lineRule="auto"/>
        <w:rPr>
          <w:rFonts w:eastAsia="Times New Roman" w:cs="Times New Roman"/>
          <w:color w:val="000000"/>
        </w:rPr>
      </w:pPr>
    </w:p>
    <w:sectPr w:rsidR="00DF23BD" w:rsidRPr="00CE0101">
      <w:footerReference w:type="default" r:id="rId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Katherine Zhao" w:date="2016-06-14T15:23:00Z" w:initials="KZ">
    <w:p w14:paraId="701E1301" w14:textId="77777777" w:rsidR="0073589D" w:rsidRDefault="0073589D" w:rsidP="00507E2A">
      <w:pPr>
        <w:pStyle w:val="CommentText"/>
      </w:pPr>
      <w:r>
        <w:rPr>
          <w:rStyle w:val="CommentReference"/>
        </w:rPr>
        <w:annotationRef/>
      </w:r>
      <w:r>
        <w:t>I added the “access PowerBI online from here”</w:t>
      </w:r>
    </w:p>
  </w:comment>
  <w:comment w:id="18" w:author="Katherine Zhao" w:date="2016-06-14T15:24:00Z" w:initials="KZ">
    <w:p w14:paraId="736B913F" w14:textId="77777777" w:rsidR="0073589D" w:rsidRDefault="0073589D" w:rsidP="00A87396">
      <w:pPr>
        <w:pStyle w:val="CommentText"/>
      </w:pPr>
      <w:r>
        <w:rPr>
          <w:rStyle w:val="CommentReference"/>
        </w:rPr>
        <w:annotationRef/>
      </w:r>
      <w:r>
        <w:t>I added the underline for the portal.azure.com.</w:t>
      </w:r>
    </w:p>
  </w:comment>
  <w:comment w:id="23" w:author="Katherine Zhao" w:date="2016-06-15T17:15:00Z" w:initials="KZ">
    <w:p w14:paraId="4BCB1C66" w14:textId="19C775E5" w:rsidR="0073589D" w:rsidRDefault="0073589D">
      <w:pPr>
        <w:pStyle w:val="CommentText"/>
      </w:pPr>
      <w:r>
        <w:rPr>
          <w:rStyle w:val="CommentReference"/>
        </w:rPr>
        <w:annotationRef/>
      </w:r>
      <w:r>
        <w:rPr>
          <w:rStyle w:val="CommentReference"/>
        </w:rPr>
        <w:annotationRef/>
      </w:r>
      <w:r>
        <w:t>In the “customerchurnsparkhdi02” cluster that I tested on, the address is found in All Settings -&gt; Applications -&gt; R Server for HDInsight.  Also, the screenshot is different</w:t>
      </w:r>
    </w:p>
  </w:comment>
  <w:comment w:id="24" w:author="Min Qiu" w:date="2016-06-16T11:33:00Z" w:initials="MQ">
    <w:p w14:paraId="650AC9C7" w14:textId="43B34F50" w:rsidR="0073589D" w:rsidRDefault="0073589D">
      <w:pPr>
        <w:pStyle w:val="CommentText"/>
      </w:pPr>
      <w:r>
        <w:rPr>
          <w:rStyle w:val="CommentReference"/>
        </w:rPr>
        <w:annotationRef/>
      </w:r>
      <w:r>
        <w:t>Picture changed</w:t>
      </w:r>
    </w:p>
  </w:comment>
  <w:comment w:id="50" w:author="Min Qiu" w:date="2016-06-16T11:55:00Z" w:initials="MQ">
    <w:p w14:paraId="39594153" w14:textId="06F539D2" w:rsidR="0073589D" w:rsidRDefault="0073589D">
      <w:pPr>
        <w:pStyle w:val="CommentText"/>
      </w:pPr>
      <w:r>
        <w:rPr>
          <w:rStyle w:val="CommentReference"/>
        </w:rPr>
        <w:annotationRef/>
      </w:r>
      <w:r>
        <w:t>Add ssh tunnel for josephmart</w:t>
      </w:r>
    </w:p>
  </w:comment>
  <w:comment w:id="91" w:author="Katherine Zhao" w:date="2016-06-14T16:10:00Z" w:initials="KZ">
    <w:p w14:paraId="62EF885C" w14:textId="77777777" w:rsidR="0073589D" w:rsidRDefault="0073589D" w:rsidP="003E1A6C">
      <w:pPr>
        <w:pStyle w:val="CommentText"/>
        <w:rPr>
          <w:lang w:eastAsia="zh-CN"/>
        </w:rPr>
      </w:pPr>
      <w:r>
        <w:rPr>
          <w:rStyle w:val="CommentReference"/>
        </w:rPr>
        <w:annotationRef/>
      </w:r>
      <w:r>
        <w:t>I added this line.</w:t>
      </w:r>
    </w:p>
  </w:comment>
  <w:comment w:id="94" w:author="Katherine Zhao" w:date="2016-06-15T17:16:00Z" w:initials="KZ">
    <w:p w14:paraId="1E0CDFF3" w14:textId="229F6BA7" w:rsidR="0073589D" w:rsidRDefault="0073589D">
      <w:pPr>
        <w:pStyle w:val="CommentText"/>
      </w:pPr>
      <w:r>
        <w:rPr>
          <w:rStyle w:val="CommentReference"/>
        </w:rPr>
        <w:annotationRef/>
      </w:r>
      <w:r w:rsidRPr="001164D4">
        <w:rPr>
          <w:rFonts w:ascii="Calibri" w:eastAsia="Times New Roman" w:hAnsi="Calibri" w:cs="Times New Roman"/>
          <w:color w:val="000000"/>
        </w:rPr>
        <w:t>Click VIEW &gt; Server Explorer</w:t>
      </w:r>
      <w:r>
        <w:rPr>
          <w:rFonts w:ascii="Calibri" w:eastAsia="Times New Roman" w:hAnsi="Calibri" w:cs="Times New Roman"/>
          <w:color w:val="000000"/>
        </w:rPr>
        <w:t xml:space="preserve"> and </w:t>
      </w:r>
      <w:r w:rsidRPr="001164D4">
        <w:rPr>
          <w:rFonts w:ascii="Calibri" w:eastAsia="Times New Roman" w:hAnsi="Calibri" w:cs="Times New Roman"/>
          <w:color w:val="000000"/>
        </w:rPr>
        <w:t>sign in with your Azure account.</w:t>
      </w:r>
      <w:r>
        <w:rPr>
          <w:rStyle w:val="CommentReference"/>
        </w:rPr>
        <w:annotationRef/>
      </w:r>
      <w:r w:rsidRPr="001164D4">
        <w:rPr>
          <w:rFonts w:ascii="Calibri" w:eastAsia="Times New Roman" w:hAnsi="Calibri" w:cs="Times New Roman"/>
          <w:color w:val="000000"/>
        </w:rPr>
        <w:t xml:space="preserve"> Then right click on the “HDInsight” Node, select</w:t>
      </w:r>
      <w:r>
        <w:rPr>
          <w:rFonts w:ascii="Calibri" w:eastAsia="Times New Roman" w:hAnsi="Calibri" w:cs="Times New Roman"/>
          <w:color w:val="000000"/>
        </w:rPr>
        <w:t xml:space="preserve"> “Connect to a Hadoop Cluster”.</w:t>
      </w:r>
    </w:p>
  </w:comment>
  <w:comment w:id="95" w:author="Min Qiu" w:date="2016-06-16T11:55:00Z" w:initials="MQ">
    <w:p w14:paraId="0DFEB10A" w14:textId="2E77C628" w:rsidR="0073589D" w:rsidRDefault="0073589D">
      <w:pPr>
        <w:pStyle w:val="CommentText"/>
      </w:pPr>
      <w:r>
        <w:rPr>
          <w:rStyle w:val="CommentReference"/>
        </w:rPr>
        <w:annotationRef/>
      </w:r>
      <w:r>
        <w:t>changed</w:t>
      </w:r>
    </w:p>
  </w:comment>
  <w:comment w:id="108" w:author="Katherine Zhao" w:date="2016-06-15T17:17:00Z" w:initials="KZ">
    <w:p w14:paraId="5B9D9F57" w14:textId="73680F6C" w:rsidR="0073589D" w:rsidRDefault="0073589D">
      <w:pPr>
        <w:pStyle w:val="CommentText"/>
      </w:pPr>
      <w:r>
        <w:rPr>
          <w:rStyle w:val="CommentReference"/>
        </w:rPr>
        <w:annotationRef/>
      </w:r>
      <w:r>
        <w:t>This is the threshold you want to set to define the customer churn. The threshold defines as the number transactions a customer has at the churnPeriod. Default value is 0, which means a customer churned if he/she doesn’t have any transaction during the churnPeriod.</w:t>
      </w:r>
    </w:p>
  </w:comment>
  <w:comment w:id="109" w:author="Min Qiu" w:date="2016-06-16T11:55:00Z" w:initials="MQ">
    <w:p w14:paraId="3880231D" w14:textId="4D55B307" w:rsidR="0073589D" w:rsidRDefault="0073589D">
      <w:pPr>
        <w:pStyle w:val="CommentText"/>
      </w:pPr>
      <w:r>
        <w:rPr>
          <w:rStyle w:val="CommentReference"/>
        </w:rPr>
        <w:annotationRef/>
      </w:r>
      <w:r>
        <w:t>changed</w:t>
      </w:r>
    </w:p>
  </w:comment>
  <w:comment w:id="116" w:author="Katherine Zhao" w:date="2016-06-15T09:43:00Z" w:initials="KZ">
    <w:p w14:paraId="53AC98BD" w14:textId="3862F55C" w:rsidR="0073589D" w:rsidRPr="002C5C12" w:rsidRDefault="0073589D" w:rsidP="002C5C12">
      <w:pPr>
        <w:pStyle w:val="ListParagraph"/>
        <w:numPr>
          <w:ilvl w:val="0"/>
          <w:numId w:val="14"/>
        </w:numPr>
        <w:rPr>
          <w:color w:val="A8D08D" w:themeColor="accent6" w:themeTint="99"/>
        </w:rPr>
      </w:pPr>
      <w:r>
        <w:rPr>
          <w:rStyle w:val="CommentReference"/>
        </w:rPr>
        <w:annotationRef/>
      </w:r>
      <w:r w:rsidRPr="002C5C12">
        <w:t>/customerchurn/data/sampledata/activity</w:t>
      </w:r>
      <w:r w:rsidRPr="002C5C12">
        <w:rPr>
          <w:rStyle w:val="CommentReference"/>
        </w:rPr>
        <w:annotationRef/>
      </w:r>
    </w:p>
  </w:comment>
  <w:comment w:id="117" w:author="Min Qiu" w:date="2016-06-16T11:59:00Z" w:initials="MQ">
    <w:p w14:paraId="5DA6B23D" w14:textId="0C9DE4EF" w:rsidR="0073589D" w:rsidRDefault="0073589D">
      <w:pPr>
        <w:pStyle w:val="CommentText"/>
      </w:pPr>
      <w:r>
        <w:rPr>
          <w:rStyle w:val="CommentReference"/>
        </w:rPr>
        <w:annotationRef/>
      </w:r>
      <w:r>
        <w:t>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1E1301" w15:done="0"/>
  <w15:commentEx w15:paraId="736B913F" w15:done="0"/>
  <w15:commentEx w15:paraId="4BCB1C66" w15:done="0"/>
  <w15:commentEx w15:paraId="650AC9C7" w15:paraIdParent="4BCB1C66" w15:done="0"/>
  <w15:commentEx w15:paraId="39594153" w15:done="0"/>
  <w15:commentEx w15:paraId="62EF885C" w15:done="0"/>
  <w15:commentEx w15:paraId="1E0CDFF3" w15:done="0"/>
  <w15:commentEx w15:paraId="0DFEB10A" w15:paraIdParent="1E0CDFF3" w15:done="0"/>
  <w15:commentEx w15:paraId="5B9D9F57" w15:done="0"/>
  <w15:commentEx w15:paraId="3880231D" w15:paraIdParent="5B9D9F57" w15:done="0"/>
  <w15:commentEx w15:paraId="53AC98BD" w15:done="0"/>
  <w15:commentEx w15:paraId="5DA6B23D" w15:paraIdParent="53AC98B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3FDC9" w14:textId="77777777" w:rsidR="00FC61C2" w:rsidRDefault="00FC61C2" w:rsidP="00E307A1">
      <w:pPr>
        <w:spacing w:after="0" w:line="240" w:lineRule="auto"/>
      </w:pPr>
      <w:r>
        <w:separator/>
      </w:r>
    </w:p>
  </w:endnote>
  <w:endnote w:type="continuationSeparator" w:id="0">
    <w:p w14:paraId="2B681482" w14:textId="77777777" w:rsidR="00FC61C2" w:rsidRDefault="00FC61C2" w:rsidP="00E30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E609A" w14:textId="42A3D6E2" w:rsidR="0073589D" w:rsidRDefault="0073589D" w:rsidP="00E27D67">
    <w:pPr>
      <w:pStyle w:val="Footer"/>
      <w:jc w:val="right"/>
    </w:pPr>
    <w:r>
      <w:rPr>
        <w:noProof/>
        <w:color w:val="5B9BD5" w:themeColor="accent1"/>
        <w:lang w:eastAsia="zh-CN"/>
      </w:rPr>
      <mc:AlternateContent>
        <mc:Choice Requires="wps">
          <w:drawing>
            <wp:anchor distT="0" distB="0" distL="114300" distR="114300" simplePos="0" relativeHeight="251659264" behindDoc="0" locked="0" layoutInCell="1" allowOverlap="1" wp14:anchorId="28AD59D6" wp14:editId="1D5C344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9DEA2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EB1019" w:rsidRPr="00EB1019">
      <w:rPr>
        <w:rFonts w:asciiTheme="majorHAnsi" w:eastAsiaTheme="majorEastAsia" w:hAnsiTheme="majorHAnsi" w:cstheme="majorBidi"/>
        <w:noProof/>
        <w:color w:val="5B9BD5" w:themeColor="accent1"/>
        <w:sz w:val="20"/>
        <w:szCs w:val="20"/>
      </w:rPr>
      <w:t>4</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25F41" w14:textId="77777777" w:rsidR="00FC61C2" w:rsidRDefault="00FC61C2" w:rsidP="00E307A1">
      <w:pPr>
        <w:spacing w:after="0" w:line="240" w:lineRule="auto"/>
      </w:pPr>
      <w:r>
        <w:separator/>
      </w:r>
    </w:p>
  </w:footnote>
  <w:footnote w:type="continuationSeparator" w:id="0">
    <w:p w14:paraId="1C46A5C2" w14:textId="77777777" w:rsidR="00FC61C2" w:rsidRDefault="00FC61C2" w:rsidP="00E30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FC5"/>
    <w:multiLevelType w:val="hybridMultilevel"/>
    <w:tmpl w:val="33D4B72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3FC9"/>
    <w:multiLevelType w:val="multilevel"/>
    <w:tmpl w:val="A7748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B0E7E"/>
    <w:multiLevelType w:val="hybridMultilevel"/>
    <w:tmpl w:val="402AF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297E29"/>
    <w:multiLevelType w:val="hybridMultilevel"/>
    <w:tmpl w:val="BC4A1C42"/>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180"/>
      </w:pPr>
      <w:rPr>
        <w:rFonts w:ascii="Wingdings" w:hAnsi="Wingding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8A01A6"/>
    <w:multiLevelType w:val="hybridMultilevel"/>
    <w:tmpl w:val="ED6E4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41CC2"/>
    <w:multiLevelType w:val="hybridMultilevel"/>
    <w:tmpl w:val="391E8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81555"/>
    <w:multiLevelType w:val="multilevel"/>
    <w:tmpl w:val="1324A26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C064D"/>
    <w:multiLevelType w:val="hybridMultilevel"/>
    <w:tmpl w:val="E2DA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E34CA"/>
    <w:multiLevelType w:val="multilevel"/>
    <w:tmpl w:val="E4D6A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4931FD5"/>
    <w:multiLevelType w:val="hybridMultilevel"/>
    <w:tmpl w:val="3D7E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877A3"/>
    <w:multiLevelType w:val="hybridMultilevel"/>
    <w:tmpl w:val="F1ACE9E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B0F44E7"/>
    <w:multiLevelType w:val="multilevel"/>
    <w:tmpl w:val="F3409A4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4E752913"/>
    <w:multiLevelType w:val="hybridMultilevel"/>
    <w:tmpl w:val="0E7AD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406FD8"/>
    <w:multiLevelType w:val="hybridMultilevel"/>
    <w:tmpl w:val="E508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D2C4E"/>
    <w:multiLevelType w:val="hybridMultilevel"/>
    <w:tmpl w:val="E9F0598C"/>
    <w:lvl w:ilvl="0" w:tplc="1F901E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B01E6"/>
    <w:multiLevelType w:val="hybridMultilevel"/>
    <w:tmpl w:val="F5349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C873C4"/>
    <w:multiLevelType w:val="hybridMultilevel"/>
    <w:tmpl w:val="0302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E52A6"/>
    <w:multiLevelType w:val="hybridMultilevel"/>
    <w:tmpl w:val="BA90C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8907CA"/>
    <w:multiLevelType w:val="hybridMultilevel"/>
    <w:tmpl w:val="DFDC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3C10B0"/>
    <w:multiLevelType w:val="hybridMultilevel"/>
    <w:tmpl w:val="B88A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7426CF3"/>
    <w:multiLevelType w:val="hybridMultilevel"/>
    <w:tmpl w:val="CEF88864"/>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3240C"/>
    <w:multiLevelType w:val="hybridMultilevel"/>
    <w:tmpl w:val="4AB4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2A52C4"/>
    <w:multiLevelType w:val="hybridMultilevel"/>
    <w:tmpl w:val="BAB2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C7D91"/>
    <w:multiLevelType w:val="hybridMultilevel"/>
    <w:tmpl w:val="69708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2D2991"/>
    <w:multiLevelType w:val="hybridMultilevel"/>
    <w:tmpl w:val="F5F8F35A"/>
    <w:lvl w:ilvl="0" w:tplc="070C949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12"/>
  </w:num>
  <w:num w:numId="4">
    <w:abstractNumId w:val="6"/>
  </w:num>
  <w:num w:numId="5">
    <w:abstractNumId w:val="1"/>
  </w:num>
  <w:num w:numId="6">
    <w:abstractNumId w:val="0"/>
  </w:num>
  <w:num w:numId="7">
    <w:abstractNumId w:val="3"/>
  </w:num>
  <w:num w:numId="8">
    <w:abstractNumId w:val="20"/>
  </w:num>
  <w:num w:numId="9">
    <w:abstractNumId w:val="16"/>
  </w:num>
  <w:num w:numId="10">
    <w:abstractNumId w:val="4"/>
  </w:num>
  <w:num w:numId="11">
    <w:abstractNumId w:val="14"/>
  </w:num>
  <w:num w:numId="12">
    <w:abstractNumId w:val="9"/>
  </w:num>
  <w:num w:numId="13">
    <w:abstractNumId w:val="5"/>
  </w:num>
  <w:num w:numId="14">
    <w:abstractNumId w:val="18"/>
  </w:num>
  <w:num w:numId="15">
    <w:abstractNumId w:val="19"/>
  </w:num>
  <w:num w:numId="16">
    <w:abstractNumId w:val="13"/>
  </w:num>
  <w:num w:numId="17">
    <w:abstractNumId w:val="2"/>
  </w:num>
  <w:num w:numId="18">
    <w:abstractNumId w:val="17"/>
  </w:num>
  <w:num w:numId="19">
    <w:abstractNumId w:val="23"/>
  </w:num>
  <w:num w:numId="20">
    <w:abstractNumId w:val="15"/>
  </w:num>
  <w:num w:numId="21">
    <w:abstractNumId w:val="10"/>
  </w:num>
  <w:num w:numId="22">
    <w:abstractNumId w:val="8"/>
  </w:num>
  <w:num w:numId="23">
    <w:abstractNumId w:val="22"/>
  </w:num>
  <w:num w:numId="24">
    <w:abstractNumId w:val="7"/>
  </w:num>
  <w:num w:numId="25">
    <w:abstractNumId w:val="2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n Qiu">
    <w15:presenceInfo w15:providerId="AD" w15:userId="S-1-5-21-124525095-708259637-1543119021-1474402"/>
  </w15:person>
  <w15:person w15:author="Katherine Zhao">
    <w15:presenceInfo w15:providerId="AD" w15:userId="S-1-5-21-124525095-708259637-1543119021-1578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77"/>
    <w:rsid w:val="000032DE"/>
    <w:rsid w:val="000060F1"/>
    <w:rsid w:val="00010569"/>
    <w:rsid w:val="00011E04"/>
    <w:rsid w:val="0001391F"/>
    <w:rsid w:val="000159FC"/>
    <w:rsid w:val="00016CAD"/>
    <w:rsid w:val="00017FF7"/>
    <w:rsid w:val="00023EE9"/>
    <w:rsid w:val="0002596C"/>
    <w:rsid w:val="00025A6D"/>
    <w:rsid w:val="00030A01"/>
    <w:rsid w:val="00030B79"/>
    <w:rsid w:val="00032733"/>
    <w:rsid w:val="0004135C"/>
    <w:rsid w:val="000444BC"/>
    <w:rsid w:val="000447F7"/>
    <w:rsid w:val="00050CFA"/>
    <w:rsid w:val="000554ED"/>
    <w:rsid w:val="000730FD"/>
    <w:rsid w:val="00073812"/>
    <w:rsid w:val="00077C96"/>
    <w:rsid w:val="00081ADA"/>
    <w:rsid w:val="00083F85"/>
    <w:rsid w:val="00084DEB"/>
    <w:rsid w:val="00086FE7"/>
    <w:rsid w:val="0009144F"/>
    <w:rsid w:val="00093EA2"/>
    <w:rsid w:val="00093F42"/>
    <w:rsid w:val="00096B92"/>
    <w:rsid w:val="000A0528"/>
    <w:rsid w:val="000A28C4"/>
    <w:rsid w:val="000B2A95"/>
    <w:rsid w:val="000B3C30"/>
    <w:rsid w:val="000C160A"/>
    <w:rsid w:val="000C1962"/>
    <w:rsid w:val="000C1C1A"/>
    <w:rsid w:val="000C2147"/>
    <w:rsid w:val="000C263F"/>
    <w:rsid w:val="000C479D"/>
    <w:rsid w:val="000C69A8"/>
    <w:rsid w:val="000D141C"/>
    <w:rsid w:val="000D5C01"/>
    <w:rsid w:val="000E7CAB"/>
    <w:rsid w:val="000F13FE"/>
    <w:rsid w:val="000F3C25"/>
    <w:rsid w:val="000F55E1"/>
    <w:rsid w:val="001037F5"/>
    <w:rsid w:val="00107E97"/>
    <w:rsid w:val="00110084"/>
    <w:rsid w:val="00111334"/>
    <w:rsid w:val="0011239E"/>
    <w:rsid w:val="0011458B"/>
    <w:rsid w:val="001164D4"/>
    <w:rsid w:val="00131442"/>
    <w:rsid w:val="0014004D"/>
    <w:rsid w:val="00140572"/>
    <w:rsid w:val="00144D99"/>
    <w:rsid w:val="00146234"/>
    <w:rsid w:val="0015108C"/>
    <w:rsid w:val="001529A7"/>
    <w:rsid w:val="00155D60"/>
    <w:rsid w:val="0015675C"/>
    <w:rsid w:val="00161B5B"/>
    <w:rsid w:val="00165FAF"/>
    <w:rsid w:val="0017089D"/>
    <w:rsid w:val="00175DA2"/>
    <w:rsid w:val="0018799C"/>
    <w:rsid w:val="00194B5C"/>
    <w:rsid w:val="001962CE"/>
    <w:rsid w:val="001976AF"/>
    <w:rsid w:val="001A2AFE"/>
    <w:rsid w:val="001A4274"/>
    <w:rsid w:val="001A69CA"/>
    <w:rsid w:val="001B4204"/>
    <w:rsid w:val="001B55A0"/>
    <w:rsid w:val="001B6A56"/>
    <w:rsid w:val="001C3F4E"/>
    <w:rsid w:val="001C4927"/>
    <w:rsid w:val="001C6253"/>
    <w:rsid w:val="001D1046"/>
    <w:rsid w:val="001D1756"/>
    <w:rsid w:val="001D7556"/>
    <w:rsid w:val="001E0F2F"/>
    <w:rsid w:val="001E23B8"/>
    <w:rsid w:val="001E3F20"/>
    <w:rsid w:val="001F11EC"/>
    <w:rsid w:val="001F6FD5"/>
    <w:rsid w:val="002021A4"/>
    <w:rsid w:val="0020644F"/>
    <w:rsid w:val="00213C26"/>
    <w:rsid w:val="00215DB4"/>
    <w:rsid w:val="00216119"/>
    <w:rsid w:val="00216A2F"/>
    <w:rsid w:val="002228BA"/>
    <w:rsid w:val="00222D9E"/>
    <w:rsid w:val="002318A3"/>
    <w:rsid w:val="00232E05"/>
    <w:rsid w:val="00234342"/>
    <w:rsid w:val="00234400"/>
    <w:rsid w:val="00237071"/>
    <w:rsid w:val="00237172"/>
    <w:rsid w:val="00245816"/>
    <w:rsid w:val="002479AB"/>
    <w:rsid w:val="002500F1"/>
    <w:rsid w:val="00250C91"/>
    <w:rsid w:val="00260AF8"/>
    <w:rsid w:val="002750D2"/>
    <w:rsid w:val="002772A9"/>
    <w:rsid w:val="00280B50"/>
    <w:rsid w:val="00287489"/>
    <w:rsid w:val="00292CE1"/>
    <w:rsid w:val="0029418C"/>
    <w:rsid w:val="002966B5"/>
    <w:rsid w:val="002A5A09"/>
    <w:rsid w:val="002A6CE0"/>
    <w:rsid w:val="002A6D33"/>
    <w:rsid w:val="002B1341"/>
    <w:rsid w:val="002B4B9F"/>
    <w:rsid w:val="002C008B"/>
    <w:rsid w:val="002C2B96"/>
    <w:rsid w:val="002C323C"/>
    <w:rsid w:val="002C5C12"/>
    <w:rsid w:val="002D396B"/>
    <w:rsid w:val="002D6FCE"/>
    <w:rsid w:val="002E1D07"/>
    <w:rsid w:val="002E266D"/>
    <w:rsid w:val="002E3BFC"/>
    <w:rsid w:val="002E41F1"/>
    <w:rsid w:val="002E4205"/>
    <w:rsid w:val="002E5F55"/>
    <w:rsid w:val="002F0E98"/>
    <w:rsid w:val="002F135D"/>
    <w:rsid w:val="00301329"/>
    <w:rsid w:val="00302130"/>
    <w:rsid w:val="003038F2"/>
    <w:rsid w:val="003052D9"/>
    <w:rsid w:val="00306BBD"/>
    <w:rsid w:val="00311FF6"/>
    <w:rsid w:val="00312D2B"/>
    <w:rsid w:val="00313552"/>
    <w:rsid w:val="0031460D"/>
    <w:rsid w:val="003227F6"/>
    <w:rsid w:val="0032346C"/>
    <w:rsid w:val="00323B57"/>
    <w:rsid w:val="0032466E"/>
    <w:rsid w:val="00325643"/>
    <w:rsid w:val="0032615D"/>
    <w:rsid w:val="00327333"/>
    <w:rsid w:val="0033018A"/>
    <w:rsid w:val="00334E16"/>
    <w:rsid w:val="00340B25"/>
    <w:rsid w:val="00342606"/>
    <w:rsid w:val="0034300F"/>
    <w:rsid w:val="00344232"/>
    <w:rsid w:val="00354F5A"/>
    <w:rsid w:val="00360D39"/>
    <w:rsid w:val="003642F4"/>
    <w:rsid w:val="00366569"/>
    <w:rsid w:val="00367C6B"/>
    <w:rsid w:val="00370AA7"/>
    <w:rsid w:val="00375003"/>
    <w:rsid w:val="003806C4"/>
    <w:rsid w:val="0038109E"/>
    <w:rsid w:val="0038412D"/>
    <w:rsid w:val="003A40B5"/>
    <w:rsid w:val="003A622F"/>
    <w:rsid w:val="003A6AC9"/>
    <w:rsid w:val="003B05A0"/>
    <w:rsid w:val="003B11C0"/>
    <w:rsid w:val="003C0216"/>
    <w:rsid w:val="003C3713"/>
    <w:rsid w:val="003C70C8"/>
    <w:rsid w:val="003C7457"/>
    <w:rsid w:val="003D3E68"/>
    <w:rsid w:val="003D7567"/>
    <w:rsid w:val="003E101B"/>
    <w:rsid w:val="003E1A6C"/>
    <w:rsid w:val="003E4203"/>
    <w:rsid w:val="003E7C96"/>
    <w:rsid w:val="003F3A48"/>
    <w:rsid w:val="003F5E71"/>
    <w:rsid w:val="00401CFC"/>
    <w:rsid w:val="0040480B"/>
    <w:rsid w:val="00410FB1"/>
    <w:rsid w:val="004130DF"/>
    <w:rsid w:val="004132ED"/>
    <w:rsid w:val="0041753A"/>
    <w:rsid w:val="0042103A"/>
    <w:rsid w:val="004214C0"/>
    <w:rsid w:val="004270E6"/>
    <w:rsid w:val="004300D0"/>
    <w:rsid w:val="004312C0"/>
    <w:rsid w:val="00432BBB"/>
    <w:rsid w:val="00436046"/>
    <w:rsid w:val="0043672A"/>
    <w:rsid w:val="0044321A"/>
    <w:rsid w:val="00451B3F"/>
    <w:rsid w:val="00451F69"/>
    <w:rsid w:val="0045289C"/>
    <w:rsid w:val="004539B5"/>
    <w:rsid w:val="00455EC3"/>
    <w:rsid w:val="004610E0"/>
    <w:rsid w:val="00466103"/>
    <w:rsid w:val="00471974"/>
    <w:rsid w:val="00474975"/>
    <w:rsid w:val="00477310"/>
    <w:rsid w:val="004814B5"/>
    <w:rsid w:val="00486444"/>
    <w:rsid w:val="004879FC"/>
    <w:rsid w:val="00493E2B"/>
    <w:rsid w:val="0049463F"/>
    <w:rsid w:val="004961A6"/>
    <w:rsid w:val="00496EC0"/>
    <w:rsid w:val="004A05E9"/>
    <w:rsid w:val="004A4E8E"/>
    <w:rsid w:val="004A601F"/>
    <w:rsid w:val="004B1387"/>
    <w:rsid w:val="004B29DE"/>
    <w:rsid w:val="004B4262"/>
    <w:rsid w:val="004B4F14"/>
    <w:rsid w:val="004C4053"/>
    <w:rsid w:val="004C408D"/>
    <w:rsid w:val="004C634B"/>
    <w:rsid w:val="004D19D0"/>
    <w:rsid w:val="004E1534"/>
    <w:rsid w:val="004E281A"/>
    <w:rsid w:val="004E43F6"/>
    <w:rsid w:val="004E6D77"/>
    <w:rsid w:val="004E740D"/>
    <w:rsid w:val="004F0954"/>
    <w:rsid w:val="004F099E"/>
    <w:rsid w:val="004F1299"/>
    <w:rsid w:val="004F2600"/>
    <w:rsid w:val="004F78FF"/>
    <w:rsid w:val="00501554"/>
    <w:rsid w:val="0050392C"/>
    <w:rsid w:val="00506685"/>
    <w:rsid w:val="00506C21"/>
    <w:rsid w:val="00507E2A"/>
    <w:rsid w:val="005105C6"/>
    <w:rsid w:val="00511806"/>
    <w:rsid w:val="00511F85"/>
    <w:rsid w:val="00512473"/>
    <w:rsid w:val="005207E7"/>
    <w:rsid w:val="005270D5"/>
    <w:rsid w:val="0053028A"/>
    <w:rsid w:val="00530AF4"/>
    <w:rsid w:val="00533B0D"/>
    <w:rsid w:val="00533C21"/>
    <w:rsid w:val="00540AFE"/>
    <w:rsid w:val="005413E9"/>
    <w:rsid w:val="00541BDB"/>
    <w:rsid w:val="005470B1"/>
    <w:rsid w:val="00550CF3"/>
    <w:rsid w:val="00550FF6"/>
    <w:rsid w:val="0055512D"/>
    <w:rsid w:val="005576FE"/>
    <w:rsid w:val="00561966"/>
    <w:rsid w:val="0056365D"/>
    <w:rsid w:val="00567F55"/>
    <w:rsid w:val="00572455"/>
    <w:rsid w:val="00577F3F"/>
    <w:rsid w:val="005805FB"/>
    <w:rsid w:val="00586EAC"/>
    <w:rsid w:val="00591844"/>
    <w:rsid w:val="00592607"/>
    <w:rsid w:val="00592A8D"/>
    <w:rsid w:val="00594C18"/>
    <w:rsid w:val="00595FA9"/>
    <w:rsid w:val="005A015E"/>
    <w:rsid w:val="005A35F0"/>
    <w:rsid w:val="005B22DE"/>
    <w:rsid w:val="005B7C1D"/>
    <w:rsid w:val="005C6CEF"/>
    <w:rsid w:val="005C7DAB"/>
    <w:rsid w:val="005D038A"/>
    <w:rsid w:val="005D2598"/>
    <w:rsid w:val="005D3F57"/>
    <w:rsid w:val="005D586E"/>
    <w:rsid w:val="006011D7"/>
    <w:rsid w:val="006021CC"/>
    <w:rsid w:val="006049C7"/>
    <w:rsid w:val="006049D5"/>
    <w:rsid w:val="00611FBF"/>
    <w:rsid w:val="006163AE"/>
    <w:rsid w:val="006177D6"/>
    <w:rsid w:val="00617FBC"/>
    <w:rsid w:val="00623F30"/>
    <w:rsid w:val="00624CEB"/>
    <w:rsid w:val="00631D1D"/>
    <w:rsid w:val="00634215"/>
    <w:rsid w:val="00637B37"/>
    <w:rsid w:val="00645FC4"/>
    <w:rsid w:val="006504C3"/>
    <w:rsid w:val="00650FCC"/>
    <w:rsid w:val="00653972"/>
    <w:rsid w:val="00661DD2"/>
    <w:rsid w:val="006675E2"/>
    <w:rsid w:val="006743B6"/>
    <w:rsid w:val="006770D6"/>
    <w:rsid w:val="00677225"/>
    <w:rsid w:val="00680812"/>
    <w:rsid w:val="00684ADF"/>
    <w:rsid w:val="00686CF7"/>
    <w:rsid w:val="00686E6E"/>
    <w:rsid w:val="00687FB7"/>
    <w:rsid w:val="006965FE"/>
    <w:rsid w:val="006A41F3"/>
    <w:rsid w:val="006A4C65"/>
    <w:rsid w:val="006A59DB"/>
    <w:rsid w:val="006A7A20"/>
    <w:rsid w:val="006B0F44"/>
    <w:rsid w:val="006B638C"/>
    <w:rsid w:val="006C0415"/>
    <w:rsid w:val="006C069D"/>
    <w:rsid w:val="006C1BB1"/>
    <w:rsid w:val="006C3216"/>
    <w:rsid w:val="006C5631"/>
    <w:rsid w:val="006C591B"/>
    <w:rsid w:val="006D507E"/>
    <w:rsid w:val="006D6069"/>
    <w:rsid w:val="006D7555"/>
    <w:rsid w:val="006D7B48"/>
    <w:rsid w:val="006E1B0A"/>
    <w:rsid w:val="006E39B6"/>
    <w:rsid w:val="006F3D78"/>
    <w:rsid w:val="006F530B"/>
    <w:rsid w:val="006F7FE0"/>
    <w:rsid w:val="00700035"/>
    <w:rsid w:val="007018B7"/>
    <w:rsid w:val="00701C59"/>
    <w:rsid w:val="00703DF1"/>
    <w:rsid w:val="00706D2A"/>
    <w:rsid w:val="00706E6C"/>
    <w:rsid w:val="00706FAE"/>
    <w:rsid w:val="00707CCA"/>
    <w:rsid w:val="00711642"/>
    <w:rsid w:val="00712FDA"/>
    <w:rsid w:val="007135EE"/>
    <w:rsid w:val="0071367F"/>
    <w:rsid w:val="00717FE6"/>
    <w:rsid w:val="00721217"/>
    <w:rsid w:val="00721965"/>
    <w:rsid w:val="00723127"/>
    <w:rsid w:val="007256D0"/>
    <w:rsid w:val="007269B8"/>
    <w:rsid w:val="00731C3E"/>
    <w:rsid w:val="0073589D"/>
    <w:rsid w:val="007358D8"/>
    <w:rsid w:val="00740B81"/>
    <w:rsid w:val="0074149A"/>
    <w:rsid w:val="00742CB5"/>
    <w:rsid w:val="007447E9"/>
    <w:rsid w:val="00745EE6"/>
    <w:rsid w:val="00746DED"/>
    <w:rsid w:val="00750266"/>
    <w:rsid w:val="00751F40"/>
    <w:rsid w:val="007533E3"/>
    <w:rsid w:val="00753E9D"/>
    <w:rsid w:val="00760B3C"/>
    <w:rsid w:val="00762980"/>
    <w:rsid w:val="007671B5"/>
    <w:rsid w:val="00767CA2"/>
    <w:rsid w:val="00767E7B"/>
    <w:rsid w:val="007737E8"/>
    <w:rsid w:val="007809BE"/>
    <w:rsid w:val="007813F4"/>
    <w:rsid w:val="00784613"/>
    <w:rsid w:val="007861CC"/>
    <w:rsid w:val="007864FD"/>
    <w:rsid w:val="0078734E"/>
    <w:rsid w:val="007907CE"/>
    <w:rsid w:val="00791007"/>
    <w:rsid w:val="00791655"/>
    <w:rsid w:val="00791B7F"/>
    <w:rsid w:val="00795BCC"/>
    <w:rsid w:val="007A06BC"/>
    <w:rsid w:val="007A1278"/>
    <w:rsid w:val="007A30A0"/>
    <w:rsid w:val="007A3694"/>
    <w:rsid w:val="007A4DB7"/>
    <w:rsid w:val="007B4A82"/>
    <w:rsid w:val="007B557A"/>
    <w:rsid w:val="007B5AF4"/>
    <w:rsid w:val="007C260E"/>
    <w:rsid w:val="007C3A9E"/>
    <w:rsid w:val="007D3BE1"/>
    <w:rsid w:val="007D4455"/>
    <w:rsid w:val="007D7088"/>
    <w:rsid w:val="007D7951"/>
    <w:rsid w:val="007E290B"/>
    <w:rsid w:val="007F0D13"/>
    <w:rsid w:val="007F0E05"/>
    <w:rsid w:val="007F26A8"/>
    <w:rsid w:val="007F6DF1"/>
    <w:rsid w:val="007F7829"/>
    <w:rsid w:val="00800086"/>
    <w:rsid w:val="0080133B"/>
    <w:rsid w:val="008016FC"/>
    <w:rsid w:val="00802218"/>
    <w:rsid w:val="00804F9D"/>
    <w:rsid w:val="00807C96"/>
    <w:rsid w:val="0081119C"/>
    <w:rsid w:val="00811F17"/>
    <w:rsid w:val="008138E5"/>
    <w:rsid w:val="00813D3B"/>
    <w:rsid w:val="00824B64"/>
    <w:rsid w:val="00825DDD"/>
    <w:rsid w:val="00827EC1"/>
    <w:rsid w:val="00833DE6"/>
    <w:rsid w:val="00835713"/>
    <w:rsid w:val="00836ABF"/>
    <w:rsid w:val="008373B0"/>
    <w:rsid w:val="00837585"/>
    <w:rsid w:val="00842FB4"/>
    <w:rsid w:val="00845B3B"/>
    <w:rsid w:val="008461C6"/>
    <w:rsid w:val="008478EC"/>
    <w:rsid w:val="00850ABE"/>
    <w:rsid w:val="00860453"/>
    <w:rsid w:val="0086175F"/>
    <w:rsid w:val="00862512"/>
    <w:rsid w:val="00863580"/>
    <w:rsid w:val="008741F2"/>
    <w:rsid w:val="00874D16"/>
    <w:rsid w:val="00876A1C"/>
    <w:rsid w:val="00886A88"/>
    <w:rsid w:val="008943E4"/>
    <w:rsid w:val="008B0586"/>
    <w:rsid w:val="008B1DC6"/>
    <w:rsid w:val="008B5586"/>
    <w:rsid w:val="008B6D02"/>
    <w:rsid w:val="008C0487"/>
    <w:rsid w:val="008C3A74"/>
    <w:rsid w:val="008C64E8"/>
    <w:rsid w:val="008C6C59"/>
    <w:rsid w:val="008D02B9"/>
    <w:rsid w:val="008D1C71"/>
    <w:rsid w:val="008D3E53"/>
    <w:rsid w:val="008E0FCC"/>
    <w:rsid w:val="008E45C2"/>
    <w:rsid w:val="008E579D"/>
    <w:rsid w:val="008E5801"/>
    <w:rsid w:val="008F21CA"/>
    <w:rsid w:val="00903456"/>
    <w:rsid w:val="00910484"/>
    <w:rsid w:val="00911829"/>
    <w:rsid w:val="0092371E"/>
    <w:rsid w:val="00923885"/>
    <w:rsid w:val="00925469"/>
    <w:rsid w:val="00926EEB"/>
    <w:rsid w:val="00927011"/>
    <w:rsid w:val="00931073"/>
    <w:rsid w:val="009319FE"/>
    <w:rsid w:val="009340CE"/>
    <w:rsid w:val="00934864"/>
    <w:rsid w:val="0093520A"/>
    <w:rsid w:val="0093592C"/>
    <w:rsid w:val="009373DD"/>
    <w:rsid w:val="00937B21"/>
    <w:rsid w:val="00944904"/>
    <w:rsid w:val="00944FD6"/>
    <w:rsid w:val="00950183"/>
    <w:rsid w:val="009504C2"/>
    <w:rsid w:val="009523FA"/>
    <w:rsid w:val="00952409"/>
    <w:rsid w:val="009563D4"/>
    <w:rsid w:val="009625C8"/>
    <w:rsid w:val="00962A77"/>
    <w:rsid w:val="0096449D"/>
    <w:rsid w:val="009652F6"/>
    <w:rsid w:val="00970800"/>
    <w:rsid w:val="00970AB8"/>
    <w:rsid w:val="0097201F"/>
    <w:rsid w:val="00975D79"/>
    <w:rsid w:val="00982294"/>
    <w:rsid w:val="00983DD3"/>
    <w:rsid w:val="00985315"/>
    <w:rsid w:val="00985B5B"/>
    <w:rsid w:val="00987880"/>
    <w:rsid w:val="009878DD"/>
    <w:rsid w:val="009A0D4D"/>
    <w:rsid w:val="009A1F55"/>
    <w:rsid w:val="009A3AFA"/>
    <w:rsid w:val="009A41E8"/>
    <w:rsid w:val="009A46D4"/>
    <w:rsid w:val="009A5794"/>
    <w:rsid w:val="009A7A13"/>
    <w:rsid w:val="009B6309"/>
    <w:rsid w:val="009B6416"/>
    <w:rsid w:val="009C2112"/>
    <w:rsid w:val="009C2C90"/>
    <w:rsid w:val="009C4E0F"/>
    <w:rsid w:val="009D63B3"/>
    <w:rsid w:val="009D7925"/>
    <w:rsid w:val="009E3026"/>
    <w:rsid w:val="009E312F"/>
    <w:rsid w:val="009E3761"/>
    <w:rsid w:val="009F0847"/>
    <w:rsid w:val="009F11A6"/>
    <w:rsid w:val="009F603C"/>
    <w:rsid w:val="009F7756"/>
    <w:rsid w:val="00A0032D"/>
    <w:rsid w:val="00A11CC0"/>
    <w:rsid w:val="00A1217A"/>
    <w:rsid w:val="00A1781A"/>
    <w:rsid w:val="00A213F7"/>
    <w:rsid w:val="00A23114"/>
    <w:rsid w:val="00A26A2C"/>
    <w:rsid w:val="00A31518"/>
    <w:rsid w:val="00A4093C"/>
    <w:rsid w:val="00A4370E"/>
    <w:rsid w:val="00A53067"/>
    <w:rsid w:val="00A565C2"/>
    <w:rsid w:val="00A57A10"/>
    <w:rsid w:val="00A64030"/>
    <w:rsid w:val="00A64330"/>
    <w:rsid w:val="00A66D9D"/>
    <w:rsid w:val="00A67A5A"/>
    <w:rsid w:val="00A67A83"/>
    <w:rsid w:val="00A73743"/>
    <w:rsid w:val="00A76046"/>
    <w:rsid w:val="00A76EBA"/>
    <w:rsid w:val="00A81151"/>
    <w:rsid w:val="00A81DDD"/>
    <w:rsid w:val="00A82F85"/>
    <w:rsid w:val="00A854A0"/>
    <w:rsid w:val="00A857D0"/>
    <w:rsid w:val="00A85DB2"/>
    <w:rsid w:val="00A866E6"/>
    <w:rsid w:val="00A87396"/>
    <w:rsid w:val="00A92B09"/>
    <w:rsid w:val="00A9468E"/>
    <w:rsid w:val="00AB16F9"/>
    <w:rsid w:val="00AB607C"/>
    <w:rsid w:val="00AB71F6"/>
    <w:rsid w:val="00AC2F75"/>
    <w:rsid w:val="00AC3E1D"/>
    <w:rsid w:val="00AC5486"/>
    <w:rsid w:val="00AD4216"/>
    <w:rsid w:val="00AD4B8B"/>
    <w:rsid w:val="00AD60A5"/>
    <w:rsid w:val="00AD73D7"/>
    <w:rsid w:val="00AE1509"/>
    <w:rsid w:val="00AE7D3D"/>
    <w:rsid w:val="00AF0471"/>
    <w:rsid w:val="00AF0BA9"/>
    <w:rsid w:val="00AF6A20"/>
    <w:rsid w:val="00AF6E09"/>
    <w:rsid w:val="00B00021"/>
    <w:rsid w:val="00B02D03"/>
    <w:rsid w:val="00B07294"/>
    <w:rsid w:val="00B07719"/>
    <w:rsid w:val="00B07C72"/>
    <w:rsid w:val="00B10D5F"/>
    <w:rsid w:val="00B12E7D"/>
    <w:rsid w:val="00B12ED8"/>
    <w:rsid w:val="00B2054C"/>
    <w:rsid w:val="00B24518"/>
    <w:rsid w:val="00B32167"/>
    <w:rsid w:val="00B321A1"/>
    <w:rsid w:val="00B35994"/>
    <w:rsid w:val="00B41F15"/>
    <w:rsid w:val="00B42495"/>
    <w:rsid w:val="00B424E1"/>
    <w:rsid w:val="00B42E6B"/>
    <w:rsid w:val="00B43E59"/>
    <w:rsid w:val="00B44F56"/>
    <w:rsid w:val="00B46987"/>
    <w:rsid w:val="00B4711D"/>
    <w:rsid w:val="00B47DC0"/>
    <w:rsid w:val="00B5282E"/>
    <w:rsid w:val="00B557D3"/>
    <w:rsid w:val="00B605D6"/>
    <w:rsid w:val="00B64C2A"/>
    <w:rsid w:val="00B67B18"/>
    <w:rsid w:val="00B71868"/>
    <w:rsid w:val="00B75E91"/>
    <w:rsid w:val="00B76412"/>
    <w:rsid w:val="00B7684A"/>
    <w:rsid w:val="00B806DB"/>
    <w:rsid w:val="00B83EB2"/>
    <w:rsid w:val="00B8410B"/>
    <w:rsid w:val="00B878BC"/>
    <w:rsid w:val="00B90BFA"/>
    <w:rsid w:val="00B97714"/>
    <w:rsid w:val="00BA12D2"/>
    <w:rsid w:val="00BB158D"/>
    <w:rsid w:val="00BB1703"/>
    <w:rsid w:val="00BB1853"/>
    <w:rsid w:val="00BB46FF"/>
    <w:rsid w:val="00BB7230"/>
    <w:rsid w:val="00BB7C88"/>
    <w:rsid w:val="00BC0FF8"/>
    <w:rsid w:val="00BC4B32"/>
    <w:rsid w:val="00BD6698"/>
    <w:rsid w:val="00BD7B87"/>
    <w:rsid w:val="00BE05AD"/>
    <w:rsid w:val="00BE47A5"/>
    <w:rsid w:val="00BE6168"/>
    <w:rsid w:val="00BE7FAA"/>
    <w:rsid w:val="00BF4548"/>
    <w:rsid w:val="00BF6B10"/>
    <w:rsid w:val="00C013A8"/>
    <w:rsid w:val="00C01530"/>
    <w:rsid w:val="00C02EDF"/>
    <w:rsid w:val="00C06541"/>
    <w:rsid w:val="00C1017F"/>
    <w:rsid w:val="00C10E95"/>
    <w:rsid w:val="00C169B5"/>
    <w:rsid w:val="00C233EC"/>
    <w:rsid w:val="00C258B7"/>
    <w:rsid w:val="00C26F94"/>
    <w:rsid w:val="00C43257"/>
    <w:rsid w:val="00C50ED7"/>
    <w:rsid w:val="00C52305"/>
    <w:rsid w:val="00C52987"/>
    <w:rsid w:val="00C607CC"/>
    <w:rsid w:val="00C61E5F"/>
    <w:rsid w:val="00C7089A"/>
    <w:rsid w:val="00C724CE"/>
    <w:rsid w:val="00C74671"/>
    <w:rsid w:val="00C74841"/>
    <w:rsid w:val="00C74ED1"/>
    <w:rsid w:val="00C80C26"/>
    <w:rsid w:val="00C80C4B"/>
    <w:rsid w:val="00C81D35"/>
    <w:rsid w:val="00C87452"/>
    <w:rsid w:val="00C87509"/>
    <w:rsid w:val="00C90B2D"/>
    <w:rsid w:val="00C95191"/>
    <w:rsid w:val="00CA0479"/>
    <w:rsid w:val="00CA0952"/>
    <w:rsid w:val="00CA3844"/>
    <w:rsid w:val="00CA4E76"/>
    <w:rsid w:val="00CA62D7"/>
    <w:rsid w:val="00CB2FF6"/>
    <w:rsid w:val="00CC4003"/>
    <w:rsid w:val="00CD207C"/>
    <w:rsid w:val="00CD3833"/>
    <w:rsid w:val="00CD4CA5"/>
    <w:rsid w:val="00CD5535"/>
    <w:rsid w:val="00CD62AD"/>
    <w:rsid w:val="00CD6B8E"/>
    <w:rsid w:val="00CE0101"/>
    <w:rsid w:val="00CE774D"/>
    <w:rsid w:val="00CF04F0"/>
    <w:rsid w:val="00CF61AE"/>
    <w:rsid w:val="00CF73C4"/>
    <w:rsid w:val="00CF79BE"/>
    <w:rsid w:val="00D02CF3"/>
    <w:rsid w:val="00D045A7"/>
    <w:rsid w:val="00D04C62"/>
    <w:rsid w:val="00D06EE8"/>
    <w:rsid w:val="00D104B6"/>
    <w:rsid w:val="00D11BD4"/>
    <w:rsid w:val="00D1254E"/>
    <w:rsid w:val="00D15A2E"/>
    <w:rsid w:val="00D165BB"/>
    <w:rsid w:val="00D16BC1"/>
    <w:rsid w:val="00D23FA4"/>
    <w:rsid w:val="00D25EFC"/>
    <w:rsid w:val="00D27C2C"/>
    <w:rsid w:val="00D302CF"/>
    <w:rsid w:val="00D32365"/>
    <w:rsid w:val="00D34471"/>
    <w:rsid w:val="00D4089A"/>
    <w:rsid w:val="00D41016"/>
    <w:rsid w:val="00D46819"/>
    <w:rsid w:val="00D476AE"/>
    <w:rsid w:val="00D5067C"/>
    <w:rsid w:val="00D56708"/>
    <w:rsid w:val="00D60136"/>
    <w:rsid w:val="00D6484B"/>
    <w:rsid w:val="00D664A7"/>
    <w:rsid w:val="00D70CFE"/>
    <w:rsid w:val="00D740CF"/>
    <w:rsid w:val="00D750E1"/>
    <w:rsid w:val="00D8182C"/>
    <w:rsid w:val="00D85F5F"/>
    <w:rsid w:val="00D86A81"/>
    <w:rsid w:val="00D932CF"/>
    <w:rsid w:val="00DA05AB"/>
    <w:rsid w:val="00DA2597"/>
    <w:rsid w:val="00DA4AF2"/>
    <w:rsid w:val="00DB079A"/>
    <w:rsid w:val="00DB5B80"/>
    <w:rsid w:val="00DB7701"/>
    <w:rsid w:val="00DB7BF9"/>
    <w:rsid w:val="00DC0875"/>
    <w:rsid w:val="00DC452C"/>
    <w:rsid w:val="00DC677D"/>
    <w:rsid w:val="00DC7736"/>
    <w:rsid w:val="00DD1167"/>
    <w:rsid w:val="00DD3492"/>
    <w:rsid w:val="00DD4956"/>
    <w:rsid w:val="00DD64E6"/>
    <w:rsid w:val="00DE4782"/>
    <w:rsid w:val="00DE603E"/>
    <w:rsid w:val="00DE7CB0"/>
    <w:rsid w:val="00DF013A"/>
    <w:rsid w:val="00DF0617"/>
    <w:rsid w:val="00DF23BD"/>
    <w:rsid w:val="00DF5AD4"/>
    <w:rsid w:val="00E003D6"/>
    <w:rsid w:val="00E032FB"/>
    <w:rsid w:val="00E05008"/>
    <w:rsid w:val="00E10887"/>
    <w:rsid w:val="00E11A0C"/>
    <w:rsid w:val="00E14143"/>
    <w:rsid w:val="00E144D8"/>
    <w:rsid w:val="00E1546B"/>
    <w:rsid w:val="00E208EC"/>
    <w:rsid w:val="00E23AF8"/>
    <w:rsid w:val="00E25967"/>
    <w:rsid w:val="00E27D67"/>
    <w:rsid w:val="00E3022F"/>
    <w:rsid w:val="00E307A1"/>
    <w:rsid w:val="00E36B79"/>
    <w:rsid w:val="00E40E9B"/>
    <w:rsid w:val="00E45728"/>
    <w:rsid w:val="00E478D7"/>
    <w:rsid w:val="00E549D4"/>
    <w:rsid w:val="00E55C78"/>
    <w:rsid w:val="00E64230"/>
    <w:rsid w:val="00E65BA7"/>
    <w:rsid w:val="00E73537"/>
    <w:rsid w:val="00E73FD2"/>
    <w:rsid w:val="00E74AA3"/>
    <w:rsid w:val="00E8312E"/>
    <w:rsid w:val="00E8353A"/>
    <w:rsid w:val="00E83E15"/>
    <w:rsid w:val="00E940CE"/>
    <w:rsid w:val="00E96EB2"/>
    <w:rsid w:val="00EA30C1"/>
    <w:rsid w:val="00EA4563"/>
    <w:rsid w:val="00EA5468"/>
    <w:rsid w:val="00EA59F9"/>
    <w:rsid w:val="00EB1019"/>
    <w:rsid w:val="00EB1DEF"/>
    <w:rsid w:val="00EB45E9"/>
    <w:rsid w:val="00EB7CC0"/>
    <w:rsid w:val="00EC23D4"/>
    <w:rsid w:val="00EC2419"/>
    <w:rsid w:val="00EC3F4F"/>
    <w:rsid w:val="00EC406B"/>
    <w:rsid w:val="00EC45E9"/>
    <w:rsid w:val="00EC4AFE"/>
    <w:rsid w:val="00EC5F59"/>
    <w:rsid w:val="00ED2CDB"/>
    <w:rsid w:val="00ED4897"/>
    <w:rsid w:val="00EE1815"/>
    <w:rsid w:val="00EE6B75"/>
    <w:rsid w:val="00EF21B2"/>
    <w:rsid w:val="00EF6C13"/>
    <w:rsid w:val="00F01E01"/>
    <w:rsid w:val="00F0257A"/>
    <w:rsid w:val="00F113D2"/>
    <w:rsid w:val="00F12D03"/>
    <w:rsid w:val="00F13599"/>
    <w:rsid w:val="00F156F9"/>
    <w:rsid w:val="00F1615E"/>
    <w:rsid w:val="00F16677"/>
    <w:rsid w:val="00F17107"/>
    <w:rsid w:val="00F20252"/>
    <w:rsid w:val="00F22E51"/>
    <w:rsid w:val="00F25DE8"/>
    <w:rsid w:val="00F3060E"/>
    <w:rsid w:val="00F30FA8"/>
    <w:rsid w:val="00F31AF2"/>
    <w:rsid w:val="00F32543"/>
    <w:rsid w:val="00F3585C"/>
    <w:rsid w:val="00F4084B"/>
    <w:rsid w:val="00F4668D"/>
    <w:rsid w:val="00F50A32"/>
    <w:rsid w:val="00F516D1"/>
    <w:rsid w:val="00F5399F"/>
    <w:rsid w:val="00F53B8C"/>
    <w:rsid w:val="00F53FCF"/>
    <w:rsid w:val="00F54BE5"/>
    <w:rsid w:val="00F62D8B"/>
    <w:rsid w:val="00F6640A"/>
    <w:rsid w:val="00F714D9"/>
    <w:rsid w:val="00F721F2"/>
    <w:rsid w:val="00F82FE4"/>
    <w:rsid w:val="00F86619"/>
    <w:rsid w:val="00F919D2"/>
    <w:rsid w:val="00F944FF"/>
    <w:rsid w:val="00F9D4FF"/>
    <w:rsid w:val="00FA6FD7"/>
    <w:rsid w:val="00FB1847"/>
    <w:rsid w:val="00FC3D78"/>
    <w:rsid w:val="00FC3F5D"/>
    <w:rsid w:val="00FC4CF7"/>
    <w:rsid w:val="00FC5646"/>
    <w:rsid w:val="00FC61C2"/>
    <w:rsid w:val="00FD6CC4"/>
    <w:rsid w:val="00FE1A6A"/>
    <w:rsid w:val="00FE239A"/>
    <w:rsid w:val="00FE580A"/>
    <w:rsid w:val="00FF3C0B"/>
    <w:rsid w:val="00FF6C50"/>
    <w:rsid w:val="00FF7268"/>
    <w:rsid w:val="1D8BE4F5"/>
    <w:rsid w:val="24BFF056"/>
    <w:rsid w:val="29D0D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DB2F7"/>
  <w15:chartTrackingRefBased/>
  <w15:docId w15:val="{D38CB08F-46B6-4BCB-ACED-225A3AE7D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11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43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42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290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677"/>
    <w:pPr>
      <w:ind w:left="720"/>
      <w:contextualSpacing/>
    </w:pPr>
  </w:style>
  <w:style w:type="character" w:customStyle="1" w:styleId="Heading1Char">
    <w:name w:val="Heading 1 Char"/>
    <w:basedOn w:val="DefaultParagraphFont"/>
    <w:link w:val="Heading1"/>
    <w:uiPriority w:val="9"/>
    <w:rsid w:val="00F1667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F166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6677"/>
    <w:rPr>
      <w:color w:val="0000FF"/>
      <w:u w:val="single"/>
    </w:rPr>
  </w:style>
  <w:style w:type="paragraph" w:styleId="NoSpacing">
    <w:name w:val="No Spacing"/>
    <w:uiPriority w:val="1"/>
    <w:qFormat/>
    <w:rsid w:val="00F16677"/>
    <w:pPr>
      <w:spacing w:after="0" w:line="240" w:lineRule="auto"/>
    </w:pPr>
  </w:style>
  <w:style w:type="character" w:customStyle="1" w:styleId="Heading2Char">
    <w:name w:val="Heading 2 Char"/>
    <w:basedOn w:val="DefaultParagraphFont"/>
    <w:link w:val="Heading2"/>
    <w:uiPriority w:val="9"/>
    <w:rsid w:val="006011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4342"/>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155D60"/>
    <w:rPr>
      <w:sz w:val="16"/>
      <w:szCs w:val="16"/>
    </w:rPr>
  </w:style>
  <w:style w:type="paragraph" w:styleId="CommentText">
    <w:name w:val="annotation text"/>
    <w:basedOn w:val="Normal"/>
    <w:link w:val="CommentTextChar"/>
    <w:uiPriority w:val="99"/>
    <w:semiHidden/>
    <w:unhideWhenUsed/>
    <w:rsid w:val="00155D60"/>
    <w:pPr>
      <w:spacing w:line="240" w:lineRule="auto"/>
    </w:pPr>
    <w:rPr>
      <w:sz w:val="20"/>
      <w:szCs w:val="20"/>
    </w:rPr>
  </w:style>
  <w:style w:type="character" w:customStyle="1" w:styleId="CommentTextChar">
    <w:name w:val="Comment Text Char"/>
    <w:basedOn w:val="DefaultParagraphFont"/>
    <w:link w:val="CommentText"/>
    <w:uiPriority w:val="99"/>
    <w:semiHidden/>
    <w:rsid w:val="00155D60"/>
    <w:rPr>
      <w:sz w:val="20"/>
      <w:szCs w:val="20"/>
    </w:rPr>
  </w:style>
  <w:style w:type="paragraph" w:styleId="CommentSubject">
    <w:name w:val="annotation subject"/>
    <w:basedOn w:val="CommentText"/>
    <w:next w:val="CommentText"/>
    <w:link w:val="CommentSubjectChar"/>
    <w:uiPriority w:val="99"/>
    <w:semiHidden/>
    <w:unhideWhenUsed/>
    <w:rsid w:val="00155D60"/>
    <w:rPr>
      <w:b/>
      <w:bCs/>
    </w:rPr>
  </w:style>
  <w:style w:type="character" w:customStyle="1" w:styleId="CommentSubjectChar">
    <w:name w:val="Comment Subject Char"/>
    <w:basedOn w:val="CommentTextChar"/>
    <w:link w:val="CommentSubject"/>
    <w:uiPriority w:val="99"/>
    <w:semiHidden/>
    <w:rsid w:val="00155D60"/>
    <w:rPr>
      <w:b/>
      <w:bCs/>
      <w:sz w:val="20"/>
      <w:szCs w:val="20"/>
    </w:rPr>
  </w:style>
  <w:style w:type="paragraph" w:styleId="BalloonText">
    <w:name w:val="Balloon Text"/>
    <w:basedOn w:val="Normal"/>
    <w:link w:val="BalloonTextChar"/>
    <w:uiPriority w:val="99"/>
    <w:semiHidden/>
    <w:unhideWhenUsed/>
    <w:rsid w:val="00155D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D60"/>
    <w:rPr>
      <w:rFonts w:ascii="Segoe UI" w:hAnsi="Segoe UI" w:cs="Segoe UI"/>
      <w:sz w:val="18"/>
      <w:szCs w:val="18"/>
    </w:rPr>
  </w:style>
  <w:style w:type="paragraph" w:styleId="Title">
    <w:name w:val="Title"/>
    <w:basedOn w:val="Normal"/>
    <w:next w:val="Normal"/>
    <w:link w:val="TitleChar"/>
    <w:uiPriority w:val="10"/>
    <w:qFormat/>
    <w:rsid w:val="00155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D60"/>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B64C2A"/>
    <w:pPr>
      <w:spacing w:after="0" w:line="240" w:lineRule="auto"/>
      <w:textAlignment w:val="center"/>
    </w:pPr>
    <w:rPr>
      <w:rFonts w:ascii="Courier New" w:eastAsia="Times New Roman" w:hAnsi="Courier New" w:cs="Times New Roman"/>
      <w:color w:val="000000"/>
    </w:rPr>
  </w:style>
  <w:style w:type="character" w:customStyle="1" w:styleId="codeChar">
    <w:name w:val="code Char"/>
    <w:basedOn w:val="DefaultParagraphFont"/>
    <w:link w:val="code"/>
    <w:rsid w:val="00B64C2A"/>
    <w:rPr>
      <w:rFonts w:ascii="Courier New" w:eastAsia="Times New Roman" w:hAnsi="Courier New" w:cs="Times New Roman"/>
      <w:color w:val="000000"/>
    </w:rPr>
  </w:style>
  <w:style w:type="character" w:customStyle="1" w:styleId="Heading4Char">
    <w:name w:val="Heading 4 Char"/>
    <w:basedOn w:val="DefaultParagraphFont"/>
    <w:link w:val="Heading4"/>
    <w:uiPriority w:val="9"/>
    <w:rsid w:val="003E42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E290B"/>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712FDA"/>
    <w:rPr>
      <w:color w:val="954F72" w:themeColor="followedHyperlink"/>
      <w:u w:val="single"/>
    </w:rPr>
  </w:style>
  <w:style w:type="character" w:styleId="Strong">
    <w:name w:val="Strong"/>
    <w:basedOn w:val="DefaultParagraphFont"/>
    <w:uiPriority w:val="22"/>
    <w:qFormat/>
    <w:rsid w:val="00712FDA"/>
    <w:rPr>
      <w:b/>
      <w:bCs/>
    </w:rPr>
  </w:style>
  <w:style w:type="character" w:customStyle="1" w:styleId="input">
    <w:name w:val="input"/>
    <w:basedOn w:val="DefaultParagraphFont"/>
    <w:rsid w:val="00712FDA"/>
  </w:style>
  <w:style w:type="paragraph" w:styleId="Header">
    <w:name w:val="header"/>
    <w:basedOn w:val="Normal"/>
    <w:link w:val="HeaderChar"/>
    <w:uiPriority w:val="99"/>
    <w:unhideWhenUsed/>
    <w:rsid w:val="00E30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7A1"/>
  </w:style>
  <w:style w:type="paragraph" w:styleId="Footer">
    <w:name w:val="footer"/>
    <w:basedOn w:val="Normal"/>
    <w:link w:val="FooterChar"/>
    <w:uiPriority w:val="99"/>
    <w:unhideWhenUsed/>
    <w:rsid w:val="00E3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7A1"/>
  </w:style>
  <w:style w:type="paragraph" w:styleId="Caption">
    <w:name w:val="caption"/>
    <w:basedOn w:val="Normal"/>
    <w:next w:val="Normal"/>
    <w:uiPriority w:val="35"/>
    <w:unhideWhenUsed/>
    <w:qFormat/>
    <w:rsid w:val="005B22DE"/>
    <w:pPr>
      <w:spacing w:after="200" w:line="240" w:lineRule="auto"/>
    </w:pPr>
    <w:rPr>
      <w:i/>
      <w:iCs/>
      <w:color w:val="44546A" w:themeColor="text2"/>
      <w:sz w:val="18"/>
      <w:szCs w:val="18"/>
    </w:rPr>
  </w:style>
  <w:style w:type="character" w:customStyle="1" w:styleId="apple-converted-space">
    <w:name w:val="apple-converted-space"/>
    <w:basedOn w:val="DefaultParagraphFont"/>
    <w:rsid w:val="00BE05AD"/>
  </w:style>
  <w:style w:type="character" w:styleId="HTMLCode">
    <w:name w:val="HTML Code"/>
    <w:basedOn w:val="DefaultParagraphFont"/>
    <w:uiPriority w:val="99"/>
    <w:semiHidden/>
    <w:unhideWhenUsed/>
    <w:rsid w:val="00BE05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35994"/>
    <w:rPr>
      <w:rFonts w:ascii="Courier New" w:eastAsia="Times New Roman" w:hAnsi="Courier New" w:cs="Courier New"/>
      <w:sz w:val="20"/>
      <w:szCs w:val="20"/>
      <w:lang w:eastAsia="zh-CN"/>
    </w:rPr>
  </w:style>
  <w:style w:type="character" w:customStyle="1" w:styleId="pln">
    <w:name w:val="pln"/>
    <w:basedOn w:val="DefaultParagraphFont"/>
    <w:rsid w:val="00B35994"/>
  </w:style>
  <w:style w:type="character" w:customStyle="1" w:styleId="pun">
    <w:name w:val="pun"/>
    <w:basedOn w:val="DefaultParagraphFont"/>
    <w:rsid w:val="00B35994"/>
  </w:style>
  <w:style w:type="character" w:customStyle="1" w:styleId="com">
    <w:name w:val="com"/>
    <w:basedOn w:val="DefaultParagraphFont"/>
    <w:rsid w:val="00B35994"/>
  </w:style>
  <w:style w:type="character" w:customStyle="1" w:styleId="lit">
    <w:name w:val="lit"/>
    <w:basedOn w:val="DefaultParagraphFont"/>
    <w:rsid w:val="00B35994"/>
  </w:style>
  <w:style w:type="character" w:customStyle="1" w:styleId="typ">
    <w:name w:val="typ"/>
    <w:basedOn w:val="DefaultParagraphFont"/>
    <w:rsid w:val="00B35994"/>
  </w:style>
  <w:style w:type="character" w:customStyle="1" w:styleId="kwd">
    <w:name w:val="kwd"/>
    <w:basedOn w:val="DefaultParagraphFont"/>
    <w:rsid w:val="00B35994"/>
  </w:style>
  <w:style w:type="paragraph" w:customStyle="1" w:styleId="Instructions">
    <w:name w:val="Instructions"/>
    <w:basedOn w:val="Normal"/>
    <w:link w:val="InstructionsChar"/>
    <w:qFormat/>
    <w:rsid w:val="00E032FB"/>
    <w:pPr>
      <w:spacing w:after="0" w:line="240" w:lineRule="auto"/>
    </w:pPr>
    <w:rPr>
      <w:rFonts w:ascii="Calibri" w:eastAsia="Times New Roman" w:hAnsi="Calibri" w:cs="Times New Roman"/>
      <w:i/>
      <w:color w:val="2E74B5" w:themeColor="accent1" w:themeShade="BF"/>
    </w:rPr>
  </w:style>
  <w:style w:type="character" w:customStyle="1" w:styleId="InstructionsChar">
    <w:name w:val="Instructions Char"/>
    <w:basedOn w:val="DefaultParagraphFont"/>
    <w:link w:val="Instructions"/>
    <w:rsid w:val="00E032FB"/>
    <w:rPr>
      <w:rFonts w:ascii="Calibri" w:eastAsia="Times New Roman" w:hAnsi="Calibri" w:cs="Times New Roman"/>
      <w: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664">
      <w:bodyDiv w:val="1"/>
      <w:marLeft w:val="0"/>
      <w:marRight w:val="0"/>
      <w:marTop w:val="0"/>
      <w:marBottom w:val="0"/>
      <w:divBdr>
        <w:top w:val="none" w:sz="0" w:space="0" w:color="auto"/>
        <w:left w:val="none" w:sz="0" w:space="0" w:color="auto"/>
        <w:bottom w:val="none" w:sz="0" w:space="0" w:color="auto"/>
        <w:right w:val="none" w:sz="0" w:space="0" w:color="auto"/>
      </w:divBdr>
    </w:div>
    <w:div w:id="101806773">
      <w:bodyDiv w:val="1"/>
      <w:marLeft w:val="0"/>
      <w:marRight w:val="0"/>
      <w:marTop w:val="0"/>
      <w:marBottom w:val="0"/>
      <w:divBdr>
        <w:top w:val="none" w:sz="0" w:space="0" w:color="auto"/>
        <w:left w:val="none" w:sz="0" w:space="0" w:color="auto"/>
        <w:bottom w:val="none" w:sz="0" w:space="0" w:color="auto"/>
        <w:right w:val="none" w:sz="0" w:space="0" w:color="auto"/>
      </w:divBdr>
    </w:div>
    <w:div w:id="221449100">
      <w:bodyDiv w:val="1"/>
      <w:marLeft w:val="0"/>
      <w:marRight w:val="0"/>
      <w:marTop w:val="0"/>
      <w:marBottom w:val="0"/>
      <w:divBdr>
        <w:top w:val="none" w:sz="0" w:space="0" w:color="auto"/>
        <w:left w:val="none" w:sz="0" w:space="0" w:color="auto"/>
        <w:bottom w:val="none" w:sz="0" w:space="0" w:color="auto"/>
        <w:right w:val="none" w:sz="0" w:space="0" w:color="auto"/>
      </w:divBdr>
    </w:div>
    <w:div w:id="540556804">
      <w:bodyDiv w:val="1"/>
      <w:marLeft w:val="0"/>
      <w:marRight w:val="0"/>
      <w:marTop w:val="0"/>
      <w:marBottom w:val="0"/>
      <w:divBdr>
        <w:top w:val="none" w:sz="0" w:space="0" w:color="auto"/>
        <w:left w:val="none" w:sz="0" w:space="0" w:color="auto"/>
        <w:bottom w:val="none" w:sz="0" w:space="0" w:color="auto"/>
        <w:right w:val="none" w:sz="0" w:space="0" w:color="auto"/>
      </w:divBdr>
      <w:divsChild>
        <w:div w:id="1182552144">
          <w:marLeft w:val="0"/>
          <w:marRight w:val="0"/>
          <w:marTop w:val="0"/>
          <w:marBottom w:val="0"/>
          <w:divBdr>
            <w:top w:val="none" w:sz="0" w:space="0" w:color="auto"/>
            <w:left w:val="none" w:sz="0" w:space="0" w:color="auto"/>
            <w:bottom w:val="none" w:sz="0" w:space="0" w:color="auto"/>
            <w:right w:val="none" w:sz="0" w:space="0" w:color="auto"/>
          </w:divBdr>
          <w:divsChild>
            <w:div w:id="613441685">
              <w:marLeft w:val="0"/>
              <w:marRight w:val="0"/>
              <w:marTop w:val="0"/>
              <w:marBottom w:val="0"/>
              <w:divBdr>
                <w:top w:val="none" w:sz="0" w:space="0" w:color="auto"/>
                <w:left w:val="none" w:sz="0" w:space="0" w:color="auto"/>
                <w:bottom w:val="none" w:sz="0" w:space="0" w:color="auto"/>
                <w:right w:val="none" w:sz="0" w:space="0" w:color="auto"/>
              </w:divBdr>
              <w:divsChild>
                <w:div w:id="12354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70304">
      <w:bodyDiv w:val="1"/>
      <w:marLeft w:val="0"/>
      <w:marRight w:val="0"/>
      <w:marTop w:val="0"/>
      <w:marBottom w:val="0"/>
      <w:divBdr>
        <w:top w:val="none" w:sz="0" w:space="0" w:color="auto"/>
        <w:left w:val="none" w:sz="0" w:space="0" w:color="auto"/>
        <w:bottom w:val="none" w:sz="0" w:space="0" w:color="auto"/>
        <w:right w:val="none" w:sz="0" w:space="0" w:color="auto"/>
      </w:divBdr>
    </w:div>
    <w:div w:id="608243075">
      <w:bodyDiv w:val="1"/>
      <w:marLeft w:val="0"/>
      <w:marRight w:val="0"/>
      <w:marTop w:val="0"/>
      <w:marBottom w:val="0"/>
      <w:divBdr>
        <w:top w:val="none" w:sz="0" w:space="0" w:color="auto"/>
        <w:left w:val="none" w:sz="0" w:space="0" w:color="auto"/>
        <w:bottom w:val="none" w:sz="0" w:space="0" w:color="auto"/>
        <w:right w:val="none" w:sz="0" w:space="0" w:color="auto"/>
      </w:divBdr>
      <w:divsChild>
        <w:div w:id="1610039501">
          <w:marLeft w:val="0"/>
          <w:marRight w:val="0"/>
          <w:marTop w:val="0"/>
          <w:marBottom w:val="0"/>
          <w:divBdr>
            <w:top w:val="none" w:sz="0" w:space="0" w:color="auto"/>
            <w:left w:val="none" w:sz="0" w:space="0" w:color="auto"/>
            <w:bottom w:val="none" w:sz="0" w:space="0" w:color="auto"/>
            <w:right w:val="none" w:sz="0" w:space="0" w:color="auto"/>
          </w:divBdr>
          <w:divsChild>
            <w:div w:id="1343435902">
              <w:marLeft w:val="0"/>
              <w:marRight w:val="0"/>
              <w:marTop w:val="0"/>
              <w:marBottom w:val="0"/>
              <w:divBdr>
                <w:top w:val="none" w:sz="0" w:space="0" w:color="auto"/>
                <w:left w:val="none" w:sz="0" w:space="0" w:color="auto"/>
                <w:bottom w:val="none" w:sz="0" w:space="0" w:color="auto"/>
                <w:right w:val="none" w:sz="0" w:space="0" w:color="auto"/>
              </w:divBdr>
              <w:divsChild>
                <w:div w:id="7175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67900">
      <w:bodyDiv w:val="1"/>
      <w:marLeft w:val="0"/>
      <w:marRight w:val="0"/>
      <w:marTop w:val="0"/>
      <w:marBottom w:val="0"/>
      <w:divBdr>
        <w:top w:val="none" w:sz="0" w:space="0" w:color="auto"/>
        <w:left w:val="none" w:sz="0" w:space="0" w:color="auto"/>
        <w:bottom w:val="none" w:sz="0" w:space="0" w:color="auto"/>
        <w:right w:val="none" w:sz="0" w:space="0" w:color="auto"/>
      </w:divBdr>
    </w:div>
    <w:div w:id="814567494">
      <w:bodyDiv w:val="1"/>
      <w:marLeft w:val="0"/>
      <w:marRight w:val="0"/>
      <w:marTop w:val="0"/>
      <w:marBottom w:val="0"/>
      <w:divBdr>
        <w:top w:val="none" w:sz="0" w:space="0" w:color="auto"/>
        <w:left w:val="none" w:sz="0" w:space="0" w:color="auto"/>
        <w:bottom w:val="none" w:sz="0" w:space="0" w:color="auto"/>
        <w:right w:val="none" w:sz="0" w:space="0" w:color="auto"/>
      </w:divBdr>
    </w:div>
    <w:div w:id="830683565">
      <w:bodyDiv w:val="1"/>
      <w:marLeft w:val="0"/>
      <w:marRight w:val="0"/>
      <w:marTop w:val="0"/>
      <w:marBottom w:val="0"/>
      <w:divBdr>
        <w:top w:val="none" w:sz="0" w:space="0" w:color="auto"/>
        <w:left w:val="none" w:sz="0" w:space="0" w:color="auto"/>
        <w:bottom w:val="none" w:sz="0" w:space="0" w:color="auto"/>
        <w:right w:val="none" w:sz="0" w:space="0" w:color="auto"/>
      </w:divBdr>
      <w:divsChild>
        <w:div w:id="768083399">
          <w:marLeft w:val="0"/>
          <w:marRight w:val="0"/>
          <w:marTop w:val="0"/>
          <w:marBottom w:val="0"/>
          <w:divBdr>
            <w:top w:val="none" w:sz="0" w:space="0" w:color="auto"/>
            <w:left w:val="none" w:sz="0" w:space="0" w:color="auto"/>
            <w:bottom w:val="none" w:sz="0" w:space="0" w:color="auto"/>
            <w:right w:val="none" w:sz="0" w:space="0" w:color="auto"/>
          </w:divBdr>
          <w:divsChild>
            <w:div w:id="536628771">
              <w:marLeft w:val="0"/>
              <w:marRight w:val="0"/>
              <w:marTop w:val="0"/>
              <w:marBottom w:val="0"/>
              <w:divBdr>
                <w:top w:val="none" w:sz="0" w:space="0" w:color="auto"/>
                <w:left w:val="none" w:sz="0" w:space="0" w:color="auto"/>
                <w:bottom w:val="none" w:sz="0" w:space="0" w:color="auto"/>
                <w:right w:val="none" w:sz="0" w:space="0" w:color="auto"/>
              </w:divBdr>
              <w:divsChild>
                <w:div w:id="1726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6456">
      <w:bodyDiv w:val="1"/>
      <w:marLeft w:val="0"/>
      <w:marRight w:val="0"/>
      <w:marTop w:val="0"/>
      <w:marBottom w:val="0"/>
      <w:divBdr>
        <w:top w:val="none" w:sz="0" w:space="0" w:color="auto"/>
        <w:left w:val="none" w:sz="0" w:space="0" w:color="auto"/>
        <w:bottom w:val="none" w:sz="0" w:space="0" w:color="auto"/>
        <w:right w:val="none" w:sz="0" w:space="0" w:color="auto"/>
      </w:divBdr>
      <w:divsChild>
        <w:div w:id="1559052704">
          <w:marLeft w:val="0"/>
          <w:marRight w:val="0"/>
          <w:marTop w:val="0"/>
          <w:marBottom w:val="0"/>
          <w:divBdr>
            <w:top w:val="none" w:sz="0" w:space="0" w:color="auto"/>
            <w:left w:val="none" w:sz="0" w:space="0" w:color="auto"/>
            <w:bottom w:val="none" w:sz="0" w:space="0" w:color="auto"/>
            <w:right w:val="none" w:sz="0" w:space="0" w:color="auto"/>
          </w:divBdr>
          <w:divsChild>
            <w:div w:id="875971875">
              <w:marLeft w:val="0"/>
              <w:marRight w:val="0"/>
              <w:marTop w:val="0"/>
              <w:marBottom w:val="0"/>
              <w:divBdr>
                <w:top w:val="none" w:sz="0" w:space="0" w:color="auto"/>
                <w:left w:val="none" w:sz="0" w:space="0" w:color="auto"/>
                <w:bottom w:val="none" w:sz="0" w:space="0" w:color="auto"/>
                <w:right w:val="none" w:sz="0" w:space="0" w:color="auto"/>
              </w:divBdr>
              <w:divsChild>
                <w:div w:id="5294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3021">
      <w:bodyDiv w:val="1"/>
      <w:marLeft w:val="0"/>
      <w:marRight w:val="0"/>
      <w:marTop w:val="0"/>
      <w:marBottom w:val="0"/>
      <w:divBdr>
        <w:top w:val="none" w:sz="0" w:space="0" w:color="auto"/>
        <w:left w:val="none" w:sz="0" w:space="0" w:color="auto"/>
        <w:bottom w:val="none" w:sz="0" w:space="0" w:color="auto"/>
        <w:right w:val="none" w:sz="0" w:space="0" w:color="auto"/>
      </w:divBdr>
      <w:divsChild>
        <w:div w:id="1180386974">
          <w:marLeft w:val="0"/>
          <w:marRight w:val="0"/>
          <w:marTop w:val="0"/>
          <w:marBottom w:val="0"/>
          <w:divBdr>
            <w:top w:val="none" w:sz="0" w:space="0" w:color="auto"/>
            <w:left w:val="none" w:sz="0" w:space="0" w:color="auto"/>
            <w:bottom w:val="none" w:sz="0" w:space="0" w:color="auto"/>
            <w:right w:val="none" w:sz="0" w:space="0" w:color="auto"/>
          </w:divBdr>
          <w:divsChild>
            <w:div w:id="653721725">
              <w:marLeft w:val="0"/>
              <w:marRight w:val="0"/>
              <w:marTop w:val="0"/>
              <w:marBottom w:val="0"/>
              <w:divBdr>
                <w:top w:val="none" w:sz="0" w:space="0" w:color="auto"/>
                <w:left w:val="none" w:sz="0" w:space="0" w:color="auto"/>
                <w:bottom w:val="none" w:sz="0" w:space="0" w:color="auto"/>
                <w:right w:val="none" w:sz="0" w:space="0" w:color="auto"/>
              </w:divBdr>
              <w:divsChild>
                <w:div w:id="2249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94943">
      <w:bodyDiv w:val="1"/>
      <w:marLeft w:val="0"/>
      <w:marRight w:val="0"/>
      <w:marTop w:val="0"/>
      <w:marBottom w:val="0"/>
      <w:divBdr>
        <w:top w:val="none" w:sz="0" w:space="0" w:color="auto"/>
        <w:left w:val="none" w:sz="0" w:space="0" w:color="auto"/>
        <w:bottom w:val="none" w:sz="0" w:space="0" w:color="auto"/>
        <w:right w:val="none" w:sz="0" w:space="0" w:color="auto"/>
      </w:divBdr>
    </w:div>
    <w:div w:id="1270627273">
      <w:bodyDiv w:val="1"/>
      <w:marLeft w:val="0"/>
      <w:marRight w:val="0"/>
      <w:marTop w:val="0"/>
      <w:marBottom w:val="0"/>
      <w:divBdr>
        <w:top w:val="none" w:sz="0" w:space="0" w:color="auto"/>
        <w:left w:val="none" w:sz="0" w:space="0" w:color="auto"/>
        <w:bottom w:val="none" w:sz="0" w:space="0" w:color="auto"/>
        <w:right w:val="none" w:sz="0" w:space="0" w:color="auto"/>
      </w:divBdr>
      <w:divsChild>
        <w:div w:id="391196474">
          <w:marLeft w:val="0"/>
          <w:marRight w:val="0"/>
          <w:marTop w:val="0"/>
          <w:marBottom w:val="0"/>
          <w:divBdr>
            <w:top w:val="none" w:sz="0" w:space="0" w:color="auto"/>
            <w:left w:val="none" w:sz="0" w:space="0" w:color="auto"/>
            <w:bottom w:val="none" w:sz="0" w:space="0" w:color="auto"/>
            <w:right w:val="none" w:sz="0" w:space="0" w:color="auto"/>
          </w:divBdr>
          <w:divsChild>
            <w:div w:id="1547109804">
              <w:marLeft w:val="0"/>
              <w:marRight w:val="0"/>
              <w:marTop w:val="0"/>
              <w:marBottom w:val="0"/>
              <w:divBdr>
                <w:top w:val="none" w:sz="0" w:space="0" w:color="auto"/>
                <w:left w:val="none" w:sz="0" w:space="0" w:color="auto"/>
                <w:bottom w:val="none" w:sz="0" w:space="0" w:color="auto"/>
                <w:right w:val="none" w:sz="0" w:space="0" w:color="auto"/>
              </w:divBdr>
              <w:divsChild>
                <w:div w:id="3657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31262">
      <w:bodyDiv w:val="1"/>
      <w:marLeft w:val="0"/>
      <w:marRight w:val="0"/>
      <w:marTop w:val="0"/>
      <w:marBottom w:val="0"/>
      <w:divBdr>
        <w:top w:val="none" w:sz="0" w:space="0" w:color="auto"/>
        <w:left w:val="none" w:sz="0" w:space="0" w:color="auto"/>
        <w:bottom w:val="none" w:sz="0" w:space="0" w:color="auto"/>
        <w:right w:val="none" w:sz="0" w:space="0" w:color="auto"/>
      </w:divBdr>
      <w:divsChild>
        <w:div w:id="651326898">
          <w:marLeft w:val="0"/>
          <w:marRight w:val="0"/>
          <w:marTop w:val="0"/>
          <w:marBottom w:val="0"/>
          <w:divBdr>
            <w:top w:val="none" w:sz="0" w:space="0" w:color="auto"/>
            <w:left w:val="none" w:sz="0" w:space="0" w:color="auto"/>
            <w:bottom w:val="none" w:sz="0" w:space="0" w:color="auto"/>
            <w:right w:val="none" w:sz="0" w:space="0" w:color="auto"/>
          </w:divBdr>
          <w:divsChild>
            <w:div w:id="911238923">
              <w:marLeft w:val="0"/>
              <w:marRight w:val="0"/>
              <w:marTop w:val="0"/>
              <w:marBottom w:val="0"/>
              <w:divBdr>
                <w:top w:val="none" w:sz="0" w:space="0" w:color="auto"/>
                <w:left w:val="none" w:sz="0" w:space="0" w:color="auto"/>
                <w:bottom w:val="none" w:sz="0" w:space="0" w:color="auto"/>
                <w:right w:val="none" w:sz="0" w:space="0" w:color="auto"/>
              </w:divBdr>
              <w:divsChild>
                <w:div w:id="12438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0334">
      <w:bodyDiv w:val="1"/>
      <w:marLeft w:val="0"/>
      <w:marRight w:val="0"/>
      <w:marTop w:val="0"/>
      <w:marBottom w:val="0"/>
      <w:divBdr>
        <w:top w:val="none" w:sz="0" w:space="0" w:color="auto"/>
        <w:left w:val="none" w:sz="0" w:space="0" w:color="auto"/>
        <w:bottom w:val="none" w:sz="0" w:space="0" w:color="auto"/>
        <w:right w:val="none" w:sz="0" w:space="0" w:color="auto"/>
      </w:divBdr>
    </w:div>
    <w:div w:id="1601639319">
      <w:bodyDiv w:val="1"/>
      <w:marLeft w:val="0"/>
      <w:marRight w:val="0"/>
      <w:marTop w:val="0"/>
      <w:marBottom w:val="0"/>
      <w:divBdr>
        <w:top w:val="none" w:sz="0" w:space="0" w:color="auto"/>
        <w:left w:val="none" w:sz="0" w:space="0" w:color="auto"/>
        <w:bottom w:val="none" w:sz="0" w:space="0" w:color="auto"/>
        <w:right w:val="none" w:sz="0" w:space="0" w:color="auto"/>
      </w:divBdr>
      <w:divsChild>
        <w:div w:id="1520854208">
          <w:marLeft w:val="0"/>
          <w:marRight w:val="0"/>
          <w:marTop w:val="0"/>
          <w:marBottom w:val="0"/>
          <w:divBdr>
            <w:top w:val="none" w:sz="0" w:space="0" w:color="auto"/>
            <w:left w:val="none" w:sz="0" w:space="0" w:color="auto"/>
            <w:bottom w:val="none" w:sz="0" w:space="0" w:color="auto"/>
            <w:right w:val="none" w:sz="0" w:space="0" w:color="auto"/>
          </w:divBdr>
          <w:divsChild>
            <w:div w:id="1300191270">
              <w:marLeft w:val="0"/>
              <w:marRight w:val="0"/>
              <w:marTop w:val="0"/>
              <w:marBottom w:val="0"/>
              <w:divBdr>
                <w:top w:val="none" w:sz="0" w:space="0" w:color="auto"/>
                <w:left w:val="none" w:sz="0" w:space="0" w:color="auto"/>
                <w:bottom w:val="none" w:sz="0" w:space="0" w:color="auto"/>
                <w:right w:val="none" w:sz="0" w:space="0" w:color="auto"/>
              </w:divBdr>
            </w:div>
          </w:divsChild>
        </w:div>
        <w:div w:id="691227441">
          <w:marLeft w:val="0"/>
          <w:marRight w:val="0"/>
          <w:marTop w:val="0"/>
          <w:marBottom w:val="0"/>
          <w:divBdr>
            <w:top w:val="none" w:sz="0" w:space="0" w:color="auto"/>
            <w:left w:val="none" w:sz="0" w:space="0" w:color="auto"/>
            <w:bottom w:val="none" w:sz="0" w:space="0" w:color="auto"/>
            <w:right w:val="none" w:sz="0" w:space="0" w:color="auto"/>
          </w:divBdr>
          <w:divsChild>
            <w:div w:id="752438288">
              <w:marLeft w:val="0"/>
              <w:marRight w:val="0"/>
              <w:marTop w:val="0"/>
              <w:marBottom w:val="0"/>
              <w:divBdr>
                <w:top w:val="none" w:sz="0" w:space="0" w:color="auto"/>
                <w:left w:val="none" w:sz="0" w:space="0" w:color="auto"/>
                <w:bottom w:val="none" w:sz="0" w:space="0" w:color="auto"/>
                <w:right w:val="none" w:sz="0" w:space="0" w:color="auto"/>
              </w:divBdr>
            </w:div>
          </w:divsChild>
        </w:div>
        <w:div w:id="1069427725">
          <w:marLeft w:val="0"/>
          <w:marRight w:val="0"/>
          <w:marTop w:val="0"/>
          <w:marBottom w:val="0"/>
          <w:divBdr>
            <w:top w:val="none" w:sz="0" w:space="0" w:color="auto"/>
            <w:left w:val="none" w:sz="0" w:space="0" w:color="auto"/>
            <w:bottom w:val="none" w:sz="0" w:space="0" w:color="auto"/>
            <w:right w:val="none" w:sz="0" w:space="0" w:color="auto"/>
          </w:divBdr>
          <w:divsChild>
            <w:div w:id="631983031">
              <w:marLeft w:val="0"/>
              <w:marRight w:val="0"/>
              <w:marTop w:val="0"/>
              <w:marBottom w:val="0"/>
              <w:divBdr>
                <w:top w:val="none" w:sz="0" w:space="0" w:color="auto"/>
                <w:left w:val="none" w:sz="0" w:space="0" w:color="auto"/>
                <w:bottom w:val="none" w:sz="0" w:space="0" w:color="auto"/>
                <w:right w:val="none" w:sz="0" w:space="0" w:color="auto"/>
              </w:divBdr>
            </w:div>
          </w:divsChild>
        </w:div>
        <w:div w:id="73750473">
          <w:marLeft w:val="0"/>
          <w:marRight w:val="0"/>
          <w:marTop w:val="0"/>
          <w:marBottom w:val="0"/>
          <w:divBdr>
            <w:top w:val="none" w:sz="0" w:space="0" w:color="auto"/>
            <w:left w:val="none" w:sz="0" w:space="0" w:color="auto"/>
            <w:bottom w:val="none" w:sz="0" w:space="0" w:color="auto"/>
            <w:right w:val="none" w:sz="0" w:space="0" w:color="auto"/>
          </w:divBdr>
          <w:divsChild>
            <w:div w:id="169949575">
              <w:marLeft w:val="0"/>
              <w:marRight w:val="0"/>
              <w:marTop w:val="0"/>
              <w:marBottom w:val="0"/>
              <w:divBdr>
                <w:top w:val="none" w:sz="0" w:space="0" w:color="auto"/>
                <w:left w:val="none" w:sz="0" w:space="0" w:color="auto"/>
                <w:bottom w:val="none" w:sz="0" w:space="0" w:color="auto"/>
                <w:right w:val="none" w:sz="0" w:space="0" w:color="auto"/>
              </w:divBdr>
            </w:div>
          </w:divsChild>
        </w:div>
        <w:div w:id="508836880">
          <w:marLeft w:val="0"/>
          <w:marRight w:val="0"/>
          <w:marTop w:val="0"/>
          <w:marBottom w:val="0"/>
          <w:divBdr>
            <w:top w:val="none" w:sz="0" w:space="0" w:color="auto"/>
            <w:left w:val="none" w:sz="0" w:space="0" w:color="auto"/>
            <w:bottom w:val="none" w:sz="0" w:space="0" w:color="auto"/>
            <w:right w:val="none" w:sz="0" w:space="0" w:color="auto"/>
          </w:divBdr>
          <w:divsChild>
            <w:div w:id="1738166545">
              <w:marLeft w:val="0"/>
              <w:marRight w:val="0"/>
              <w:marTop w:val="0"/>
              <w:marBottom w:val="0"/>
              <w:divBdr>
                <w:top w:val="none" w:sz="0" w:space="0" w:color="auto"/>
                <w:left w:val="none" w:sz="0" w:space="0" w:color="auto"/>
                <w:bottom w:val="none" w:sz="0" w:space="0" w:color="auto"/>
                <w:right w:val="none" w:sz="0" w:space="0" w:color="auto"/>
              </w:divBdr>
            </w:div>
          </w:divsChild>
        </w:div>
        <w:div w:id="506796563">
          <w:marLeft w:val="0"/>
          <w:marRight w:val="0"/>
          <w:marTop w:val="0"/>
          <w:marBottom w:val="0"/>
          <w:divBdr>
            <w:top w:val="none" w:sz="0" w:space="0" w:color="auto"/>
            <w:left w:val="none" w:sz="0" w:space="0" w:color="auto"/>
            <w:bottom w:val="none" w:sz="0" w:space="0" w:color="auto"/>
            <w:right w:val="none" w:sz="0" w:space="0" w:color="auto"/>
          </w:divBdr>
          <w:divsChild>
            <w:div w:id="998000435">
              <w:marLeft w:val="0"/>
              <w:marRight w:val="0"/>
              <w:marTop w:val="0"/>
              <w:marBottom w:val="0"/>
              <w:divBdr>
                <w:top w:val="none" w:sz="0" w:space="0" w:color="auto"/>
                <w:left w:val="none" w:sz="0" w:space="0" w:color="auto"/>
                <w:bottom w:val="none" w:sz="0" w:space="0" w:color="auto"/>
                <w:right w:val="none" w:sz="0" w:space="0" w:color="auto"/>
              </w:divBdr>
            </w:div>
          </w:divsChild>
        </w:div>
        <w:div w:id="804006434">
          <w:marLeft w:val="0"/>
          <w:marRight w:val="0"/>
          <w:marTop w:val="0"/>
          <w:marBottom w:val="0"/>
          <w:divBdr>
            <w:top w:val="none" w:sz="0" w:space="0" w:color="auto"/>
            <w:left w:val="none" w:sz="0" w:space="0" w:color="auto"/>
            <w:bottom w:val="none" w:sz="0" w:space="0" w:color="auto"/>
            <w:right w:val="none" w:sz="0" w:space="0" w:color="auto"/>
          </w:divBdr>
          <w:divsChild>
            <w:div w:id="183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0061">
      <w:bodyDiv w:val="1"/>
      <w:marLeft w:val="0"/>
      <w:marRight w:val="0"/>
      <w:marTop w:val="0"/>
      <w:marBottom w:val="0"/>
      <w:divBdr>
        <w:top w:val="none" w:sz="0" w:space="0" w:color="auto"/>
        <w:left w:val="none" w:sz="0" w:space="0" w:color="auto"/>
        <w:bottom w:val="none" w:sz="0" w:space="0" w:color="auto"/>
        <w:right w:val="none" w:sz="0" w:space="0" w:color="auto"/>
      </w:divBdr>
    </w:div>
    <w:div w:id="1769157491">
      <w:bodyDiv w:val="1"/>
      <w:marLeft w:val="0"/>
      <w:marRight w:val="0"/>
      <w:marTop w:val="0"/>
      <w:marBottom w:val="0"/>
      <w:divBdr>
        <w:top w:val="none" w:sz="0" w:space="0" w:color="auto"/>
        <w:left w:val="none" w:sz="0" w:space="0" w:color="auto"/>
        <w:bottom w:val="none" w:sz="0" w:space="0" w:color="auto"/>
        <w:right w:val="none" w:sz="0" w:space="0" w:color="auto"/>
      </w:divBdr>
      <w:divsChild>
        <w:div w:id="1166677083">
          <w:marLeft w:val="0"/>
          <w:marRight w:val="0"/>
          <w:marTop w:val="0"/>
          <w:marBottom w:val="0"/>
          <w:divBdr>
            <w:top w:val="none" w:sz="0" w:space="0" w:color="auto"/>
            <w:left w:val="none" w:sz="0" w:space="0" w:color="auto"/>
            <w:bottom w:val="none" w:sz="0" w:space="0" w:color="auto"/>
            <w:right w:val="none" w:sz="0" w:space="0" w:color="auto"/>
          </w:divBdr>
          <w:divsChild>
            <w:div w:id="1237863481">
              <w:marLeft w:val="0"/>
              <w:marRight w:val="0"/>
              <w:marTop w:val="0"/>
              <w:marBottom w:val="0"/>
              <w:divBdr>
                <w:top w:val="none" w:sz="0" w:space="0" w:color="auto"/>
                <w:left w:val="none" w:sz="0" w:space="0" w:color="auto"/>
                <w:bottom w:val="none" w:sz="0" w:space="0" w:color="auto"/>
                <w:right w:val="none" w:sz="0" w:space="0" w:color="auto"/>
              </w:divBdr>
              <w:divsChild>
                <w:div w:id="4781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3014">
      <w:bodyDiv w:val="1"/>
      <w:marLeft w:val="0"/>
      <w:marRight w:val="0"/>
      <w:marTop w:val="0"/>
      <w:marBottom w:val="0"/>
      <w:divBdr>
        <w:top w:val="none" w:sz="0" w:space="0" w:color="auto"/>
        <w:left w:val="none" w:sz="0" w:space="0" w:color="auto"/>
        <w:bottom w:val="none" w:sz="0" w:space="0" w:color="auto"/>
        <w:right w:val="none" w:sz="0" w:space="0" w:color="auto"/>
      </w:divBdr>
    </w:div>
    <w:div w:id="19646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documentation/articles/hdinsight-hadoop-r-server-get-started/" TargetMode="External"/><Relationship Id="rId18" Type="http://schemas.openxmlformats.org/officeDocument/2006/relationships/comments" Target="comments.xml"/><Relationship Id="rId26" Type="http://schemas.openxmlformats.org/officeDocument/2006/relationships/hyperlink" Target="https://azure.microsoft.com/en-us/documentation/articles/machine-learning-create-workspace/" TargetMode="External"/><Relationship Id="rId39" Type="http://schemas.openxmlformats.org/officeDocument/2006/relationships/image" Target="media/image12.png"/><Relationship Id="rId21" Type="http://schemas.openxmlformats.org/officeDocument/2006/relationships/hyperlink" Target="http://www.chiark.greenend.org.uk/~sgtatham/putty/download.html"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hyperlink" Target="https://azure.microsoft.com/en-us/documentation/videos/get-azure-free-trial-for-testing-hadoop-in-hdinsight/" TargetMode="Externa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s://azure.microsoft.com/en-us/documentation/articles/hdinsight-hadoop-r-server-get-started/" TargetMode="External"/><Relationship Id="rId32" Type="http://schemas.openxmlformats.org/officeDocument/2006/relationships/hyperlink" Target="https://azure.microsoft.com/en-us/documentation/articles/hdinsight-hadoop-linux-use-ssh-windows/" TargetMode="External"/><Relationship Id="rId37" Type="http://schemas.openxmlformats.org/officeDocument/2006/relationships/hyperlink" Target="https://azure.microsoft.com/en-us/documentation/articles/hdinsight-hadoop-linux-use-ssh-windows/" TargetMode="Externa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33.png"/><Relationship Id="rId82" Type="http://schemas.microsoft.com/office/2011/relationships/people" Target="people.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machine-learning/" TargetMode="External"/><Relationship Id="rId22" Type="http://schemas.openxmlformats.org/officeDocument/2006/relationships/hyperlink" Target="https://winscp.net/eng/download.ph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www.redhat.com/services/custom/cygwin/" TargetMode="External"/><Relationship Id="rId43" Type="http://schemas.openxmlformats.org/officeDocument/2006/relationships/hyperlink" Target="https://azure.microsoft.com/en-us/services/stream-analytics/?cdn=disable"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azure.microsoft.com/en-us/documentation/articles/hdinsight-hadoop-r-server-install-r-studio/" TargetMode="External"/><Relationship Id="rId17" Type="http://schemas.openxmlformats.org/officeDocument/2006/relationships/hyperlink" Target="https://powerbi.microsoft.com/en-us/landing/signin/"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powerbi.microsoft.com/en-us/desktop/"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blogs.msdn.microsoft.com/xiaoyong/2015/05/04/how-to-write-and-submit-hive-queries-using-visual-studio/" TargetMode="External"/><Relationship Id="rId28" Type="http://schemas.openxmlformats.org/officeDocument/2006/relationships/image" Target="media/image5.png"/><Relationship Id="rId36" Type="http://schemas.openxmlformats.org/officeDocument/2006/relationships/hyperlink" Target="mailto:USERNAME@rserver.CLUSTERNAME.ssh.azurehdinsight.net" TargetMode="External"/><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F04871385379499F2DE2943CF3F531" ma:contentTypeVersion="4" ma:contentTypeDescription="Create a new document." ma:contentTypeScope="" ma:versionID="e9dd28ebf362d4e80b8c970ebeefe3a0">
  <xsd:schema xmlns:xsd="http://www.w3.org/2001/XMLSchema" xmlns:xs="http://www.w3.org/2001/XMLSchema" xmlns:p="http://schemas.microsoft.com/office/2006/metadata/properties" xmlns:ns1="http://schemas.microsoft.com/sharepoint/v3" xmlns:ns2="b1dcf5e4-b140-464e-ad28-2eb3e755d828" targetNamespace="http://schemas.microsoft.com/office/2006/metadata/properties" ma:root="true" ma:fieldsID="03b8be3648692d7b724f1e1961529e5c" ns1:_="" ns2:_="">
    <xsd:import namespace="http://schemas.microsoft.com/sharepoint/v3"/>
    <xsd:import namespace="b1dcf5e4-b140-464e-ad28-2eb3e755d828"/>
    <xsd:element name="properties">
      <xsd:complexType>
        <xsd:sequence>
          <xsd:element name="documentManagement">
            <xsd:complexType>
              <xsd:all>
                <xsd:element ref="ns2:SharedWithUsers" minOccurs="0"/>
                <xsd:element ref="ns2: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dcf5e4-b140-464e-ad28-2eb3e755d82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D1B90-7E37-4F2E-94E2-95D479419397}">
  <ds:schemaRefs>
    <ds:schemaRef ds:uri="http://schemas.microsoft.com/sharepoint/v3/contenttype/forms"/>
  </ds:schemaRefs>
</ds:datastoreItem>
</file>

<file path=customXml/itemProps2.xml><?xml version="1.0" encoding="utf-8"?>
<ds:datastoreItem xmlns:ds="http://schemas.openxmlformats.org/officeDocument/2006/customXml" ds:itemID="{8EFB703B-CF8C-49E8-B5DC-B82151F5CD7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3C024C4-06D3-499A-BEB6-77828CD36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1dcf5e4-b140-464e-ad28-2eb3e755d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9354A7-DB28-4B97-A903-67036C069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8809</TotalTime>
  <Pages>35</Pages>
  <Words>4662</Words>
  <Characters>26577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Min Qiu</cp:lastModifiedBy>
  <cp:revision>675</cp:revision>
  <dcterms:created xsi:type="dcterms:W3CDTF">2016-04-13T00:39:00Z</dcterms:created>
  <dcterms:modified xsi:type="dcterms:W3CDTF">2016-06-20T17:20:00Z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0x01010087F04871385379499F2DE2943CF3F531</vt:lpwstr>
  </property>
</Properties>
</file>